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61E5" w:rsidRDefault="58FD5BBB" w14:paraId="0A0A351D" w14:textId="6FBCAEF5">
      <w:r w:rsidRPr="5B116DEA">
        <w:rPr>
          <w:sz w:val="32"/>
          <w:szCs w:val="32"/>
        </w:rPr>
        <w:t xml:space="preserve">Oefen hieronder voor Zakelijk Schrijven 2. </w:t>
      </w:r>
    </w:p>
    <w:p w:rsidR="00D961E5" w:rsidRDefault="58FD5BBB" w14:paraId="7B5CAEB5" w14:textId="4F029532">
      <w:r>
        <w:t xml:space="preserve">Maak voor jezelf een nieuw </w:t>
      </w:r>
      <w:r w:rsidR="7386EA9F">
        <w:t>pagina</w:t>
      </w:r>
      <w:r>
        <w:t xml:space="preserve"> aan en wijzig niets aan de oefening van een andere student.</w:t>
      </w:r>
    </w:p>
    <w:p w:rsidR="58FD5BBB" w:rsidRDefault="58FD5BBB" w14:paraId="3CC79A8E" w14:textId="5BDB9042">
      <w:r>
        <w:t>Je krijgt feedback in een andere kleur: laat die gewoon staan, zodat je achteraf nog kan zien wat je fout had. Leer ook uit de fouten van andere studenten.</w:t>
      </w:r>
    </w:p>
    <w:p w:rsidR="0343D3C3" w:rsidRDefault="0343D3C3" w14:paraId="70E62AE3" w14:textId="11F9F351"/>
    <w:p w:rsidR="0343D3C3" w:rsidRDefault="0343D3C3" w14:paraId="053B524C" w14:textId="6D2D09FB"/>
    <w:p w:rsidR="0343D3C3" w:rsidRDefault="0343D3C3" w14:paraId="1BED9AAB" w14:textId="15BD421D"/>
    <w:p w:rsidR="0343D3C3" w:rsidRDefault="0343D3C3" w14:paraId="3C4C867F" w14:textId="4A877C54"/>
    <w:p w:rsidR="0343D3C3" w:rsidRDefault="0343D3C3" w14:paraId="4E7D3143" w14:textId="2D7D6D59"/>
    <w:p w:rsidR="0343D3C3" w:rsidRDefault="0343D3C3" w14:paraId="72A7A315" w14:textId="1C87D98C"/>
    <w:p w:rsidR="0343D3C3" w:rsidRDefault="0343D3C3" w14:paraId="510CCF25" w14:textId="4CA5A715"/>
    <w:p w:rsidR="0343D3C3" w:rsidRDefault="0343D3C3" w14:paraId="0743649F" w14:textId="3BEC2610"/>
    <w:p w:rsidR="0343D3C3" w:rsidRDefault="0343D3C3" w14:paraId="364DCA4D" w14:textId="6868EFE3"/>
    <w:p w:rsidR="0343D3C3" w:rsidRDefault="0343D3C3" w14:paraId="0873C269" w14:textId="43FFAD1A"/>
    <w:p w:rsidR="0343D3C3" w:rsidRDefault="0343D3C3" w14:paraId="5AC2B40F" w14:textId="51C4B621"/>
    <w:p w:rsidR="0343D3C3" w:rsidRDefault="0343D3C3" w14:paraId="6240A11A" w14:textId="1F7A3EB0"/>
    <w:p w:rsidR="0343D3C3" w:rsidRDefault="0343D3C3" w14:paraId="0227B7F5" w14:textId="1068A1D6"/>
    <w:p w:rsidR="0343D3C3" w:rsidRDefault="0343D3C3" w14:paraId="56F7FA47" w14:textId="0FBF46CD"/>
    <w:p w:rsidR="0343D3C3" w:rsidRDefault="0343D3C3" w14:paraId="788A0F6C" w14:textId="1BCF8C3C"/>
    <w:p w:rsidR="0343D3C3" w:rsidRDefault="0343D3C3" w14:paraId="794BE839" w14:textId="6D869A2B"/>
    <w:p w:rsidR="0343D3C3" w:rsidRDefault="0343D3C3" w14:paraId="3FF0C0FA" w14:textId="00FD96FE"/>
    <w:p w:rsidR="0343D3C3" w:rsidRDefault="0343D3C3" w14:paraId="41B12BEA" w14:textId="2E59065C"/>
    <w:p w:rsidR="0343D3C3" w:rsidRDefault="0343D3C3" w14:paraId="4C2D5A1F" w14:textId="18C7A285"/>
    <w:p w:rsidR="0343D3C3" w:rsidRDefault="0343D3C3" w14:paraId="0CBA8F74" w14:textId="04278E66"/>
    <w:p w:rsidR="0343D3C3" w:rsidRDefault="0343D3C3" w14:paraId="39DD8253" w14:textId="14C3016F"/>
    <w:p w:rsidR="0343D3C3" w:rsidRDefault="0343D3C3" w14:paraId="770B825C" w14:textId="02F4C9C6"/>
    <w:p w:rsidR="0343D3C3" w:rsidRDefault="0343D3C3" w14:paraId="00096D90" w14:textId="22D28E7E"/>
    <w:p w:rsidR="0343D3C3" w:rsidRDefault="0343D3C3" w14:paraId="699A59E4" w14:textId="7C3867C4"/>
    <w:p w:rsidR="0343D3C3" w:rsidRDefault="0343D3C3" w14:paraId="21B145B0" w14:textId="5CFACF1E"/>
    <w:p w:rsidR="153834FC" w:rsidRDefault="153834FC" w14:paraId="1510C701" w14:textId="6D115BF2">
      <w:r>
        <w:t>Remy Brouwers:</w:t>
      </w:r>
      <w:r w:rsidR="415E4E05">
        <w:t xml:space="preserve"> </w:t>
      </w:r>
    </w:p>
    <w:p w:rsidR="153834FC" w:rsidRDefault="153834FC" w14:paraId="113AAE71" w14:textId="5E86AB8C">
      <w:r>
        <w:t>Opdracht 27</w:t>
      </w:r>
    </w:p>
    <w:p w:rsidR="66C29C71" w:rsidP="0343D3C3" w:rsidRDefault="66C29C71" w14:paraId="6C9094C5" w14:textId="31231315">
      <w:pPr>
        <w:spacing w:line="276" w:lineRule="auto"/>
      </w:pPr>
      <w:r w:rsidRPr="0343D3C3">
        <w:rPr>
          <w:rFonts w:ascii="Aptos" w:hAnsi="Aptos" w:eastAsia="Aptos" w:cs="Aptos"/>
        </w:rPr>
        <w:t>Geachte mevrouw Vandyck</w:t>
      </w:r>
    </w:p>
    <w:p w:rsidR="66C29C71" w:rsidP="0343D3C3" w:rsidRDefault="66C29C71" w14:paraId="79C81847" w14:textId="1964FFEE">
      <w:pPr>
        <w:spacing w:line="276" w:lineRule="auto"/>
      </w:pPr>
      <w:r w:rsidRPr="0343D3C3">
        <w:rPr>
          <w:rFonts w:ascii="Aptos" w:hAnsi="Aptos" w:eastAsia="Aptos" w:cs="Aptos"/>
        </w:rPr>
        <w:t xml:space="preserve"> </w:t>
      </w:r>
    </w:p>
    <w:p w:rsidR="66C29C71" w:rsidP="0343D3C3" w:rsidRDefault="66C29C71" w14:paraId="3332AB1E" w14:textId="0050B663">
      <w:pPr>
        <w:spacing w:line="276" w:lineRule="auto"/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 xml:space="preserve">Wij bedanken u voor de feedback over onze spaghettisaus. </w:t>
      </w:r>
      <w:r w:rsidRPr="0343D3C3">
        <w:rPr>
          <w:rFonts w:ascii="Aptos" w:hAnsi="Aptos" w:eastAsia="Aptos" w:cs="Aptos"/>
          <w:highlight w:val="magenta"/>
          <w:rPrChange w:author="Saskia Schoefs" w:date="2025-10-06T19:51:00Z" w:id="0">
            <w:rPr>
              <w:rFonts w:ascii="Aptos" w:hAnsi="Aptos" w:eastAsia="Aptos" w:cs="Aptos"/>
            </w:rPr>
          </w:rPrChange>
        </w:rPr>
        <w:t>Na de controle van de kwaliteit van onze spaghettisaus is er inderdaad een fout gebeurd</w:t>
      </w:r>
      <w:r w:rsidRPr="0343D3C3">
        <w:rPr>
          <w:rFonts w:ascii="Aptos" w:hAnsi="Aptos" w:eastAsia="Aptos" w:cs="Aptos"/>
        </w:rPr>
        <w:t xml:space="preserve"> </w:t>
      </w:r>
      <w:ins w:author="Saskia Schoefs" w:date="2025-10-06T19:51:00Z" w:id="1">
        <w:r w:rsidRPr="0343D3C3" w:rsidR="000558F6">
          <w:rPr>
            <w:rFonts w:ascii="Aptos" w:hAnsi="Aptos" w:eastAsia="Aptos" w:cs="Aptos"/>
          </w:rPr>
          <w:t xml:space="preserve">logicafout </w:t>
        </w:r>
      </w:ins>
      <w:r w:rsidRPr="0343D3C3">
        <w:rPr>
          <w:rFonts w:ascii="Aptos" w:hAnsi="Aptos" w:eastAsia="Aptos" w:cs="Aptos"/>
        </w:rPr>
        <w:t xml:space="preserve">bij het controleren van het artikel. </w:t>
      </w:r>
      <w:ins w:author="Saskia Schoefs" w:date="2025-10-06T19:51:00Z" w:id="2">
        <w:r w:rsidRPr="0343D3C3" w:rsidR="09C313B5">
          <w:rPr>
            <w:rFonts w:ascii="Aptos" w:hAnsi="Aptos" w:eastAsia="Aptos" w:cs="Aptos"/>
          </w:rPr>
          <w:t>dubbelop</w:t>
        </w:r>
      </w:ins>
    </w:p>
    <w:p w:rsidR="66C29C71" w:rsidP="0343D3C3" w:rsidRDefault="66C29C71" w14:paraId="178E2809" w14:textId="122FF133">
      <w:pPr>
        <w:spacing w:line="276" w:lineRule="auto"/>
      </w:pPr>
      <w:r w:rsidRPr="0343D3C3">
        <w:rPr>
          <w:rFonts w:ascii="Aptos" w:hAnsi="Aptos" w:eastAsia="Aptos" w:cs="Aptos"/>
        </w:rPr>
        <w:t xml:space="preserve"> </w:t>
      </w:r>
    </w:p>
    <w:p w:rsidR="66C29C71" w:rsidP="0343D3C3" w:rsidRDefault="66C29C71" w14:paraId="75D3FD03" w14:textId="252E5371">
      <w:pPr>
        <w:spacing w:line="276" w:lineRule="auto"/>
        <w:rPr>
          <w:ins w:author="Saskia Schoefs" w:date="2025-10-06T19:54:00Z" w16du:dateUtc="2025-10-06T19:54:45Z" w:id="3"/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 xml:space="preserve">Onze excuses voor het ongemak. Wij bieden </w:t>
      </w:r>
      <w:del w:author="Saskia Schoefs" w:date="2025-10-06T19:51:00Z" w:id="4">
        <w:r w:rsidRPr="0343D3C3" w:rsidDel="66C29C71">
          <w:rPr>
            <w:rFonts w:ascii="Aptos" w:hAnsi="Aptos" w:eastAsia="Aptos" w:cs="Aptos"/>
          </w:rPr>
          <w:delText xml:space="preserve">voor </w:delText>
        </w:r>
      </w:del>
      <w:del w:author="Saskia Schoefs" w:date="2025-10-06T19:52:00Z" w:id="5">
        <w:r w:rsidRPr="0343D3C3" w:rsidDel="66C29C71">
          <w:rPr>
            <w:rFonts w:ascii="Aptos" w:hAnsi="Aptos" w:eastAsia="Aptos" w:cs="Aptos"/>
          </w:rPr>
          <w:delText>als vergoeding</w:delText>
        </w:r>
      </w:del>
      <w:r w:rsidRPr="0343D3C3">
        <w:rPr>
          <w:rFonts w:ascii="Aptos" w:hAnsi="Aptos" w:eastAsia="Aptos" w:cs="Aptos"/>
        </w:rPr>
        <w:t xml:space="preserve"> een nieuwe </w:t>
      </w:r>
      <w:del w:author="Saskia Schoefs" w:date="2025-10-06T19:51:00Z" w:id="6">
        <w:r w:rsidRPr="0343D3C3" w:rsidDel="66C29C71">
          <w:rPr>
            <w:rFonts w:ascii="Aptos" w:hAnsi="Aptos" w:eastAsia="Aptos" w:cs="Aptos"/>
          </w:rPr>
          <w:delText xml:space="preserve">pot </w:delText>
        </w:r>
      </w:del>
      <w:r w:rsidRPr="0343D3C3">
        <w:rPr>
          <w:rFonts w:ascii="Aptos" w:hAnsi="Aptos" w:eastAsia="Aptos" w:cs="Aptos"/>
        </w:rPr>
        <w:t xml:space="preserve">saus </w:t>
      </w:r>
      <w:del w:author="Saskia Schoefs" w:date="2025-10-06T19:51:00Z" w:id="7">
        <w:r w:rsidRPr="0343D3C3" w:rsidDel="66C29C71">
          <w:rPr>
            <w:rFonts w:ascii="Aptos" w:hAnsi="Aptos" w:eastAsia="Aptos" w:cs="Aptos"/>
          </w:rPr>
          <w:delText xml:space="preserve">dat </w:delText>
        </w:r>
      </w:del>
      <w:ins w:author="Saskia Schoefs" w:date="2025-10-06T19:51:00Z" w:id="8">
        <w:r w:rsidRPr="0343D3C3" w:rsidR="149D791F">
          <w:rPr>
            <w:rFonts w:ascii="Aptos" w:hAnsi="Aptos" w:eastAsia="Aptos" w:cs="Aptos"/>
          </w:rPr>
          <w:t xml:space="preserve">die </w:t>
        </w:r>
      </w:ins>
      <w:r w:rsidRPr="0343D3C3">
        <w:rPr>
          <w:rFonts w:ascii="Aptos" w:hAnsi="Aptos" w:eastAsia="Aptos" w:cs="Aptos"/>
        </w:rPr>
        <w:t xml:space="preserve">we zo snel mogelijk </w:t>
      </w:r>
      <w:del w:author="Saskia Schoefs" w:date="2025-10-06T19:52:00Z" w:id="9">
        <w:r w:rsidRPr="0343D3C3" w:rsidDel="66C29C71">
          <w:rPr>
            <w:rFonts w:ascii="Aptos" w:hAnsi="Aptos" w:eastAsia="Aptos" w:cs="Aptos"/>
          </w:rPr>
          <w:delText xml:space="preserve">gaan </w:delText>
        </w:r>
      </w:del>
      <w:ins w:author="Saskia Schoefs" w:date="2025-10-06T19:52:00Z" w:id="10">
        <w:r w:rsidRPr="0343D3C3" w:rsidR="5E680EB7">
          <w:rPr>
            <w:rFonts w:ascii="Aptos" w:hAnsi="Aptos" w:eastAsia="Aptos" w:cs="Aptos"/>
          </w:rPr>
          <w:t xml:space="preserve"> zullen </w:t>
        </w:r>
      </w:ins>
      <w:r w:rsidRPr="0343D3C3">
        <w:rPr>
          <w:rFonts w:ascii="Aptos" w:hAnsi="Aptos" w:eastAsia="Aptos" w:cs="Aptos"/>
        </w:rPr>
        <w:t>versturen. Daarbovenop zullen we</w:t>
      </w:r>
      <w:ins w:author="Saskia Schoefs" w:date="2025-10-06T19:52:00Z" w:id="11">
        <w:r w:rsidRPr="0343D3C3" w:rsidR="04B3766B">
          <w:rPr>
            <w:rFonts w:ascii="Aptos" w:hAnsi="Aptos" w:eastAsia="Aptos" w:cs="Aptos"/>
          </w:rPr>
          <w:t xml:space="preserve"> als vergoeding</w:t>
        </w:r>
      </w:ins>
      <w:r w:rsidRPr="0343D3C3">
        <w:rPr>
          <w:rFonts w:ascii="Aptos" w:hAnsi="Aptos" w:eastAsia="Aptos" w:cs="Aptos"/>
        </w:rPr>
        <w:t xml:space="preserve"> ook nog </w:t>
      </w:r>
      <w:del w:author="Saskia Schoefs" w:date="2025-10-06T19:53:00Z" w:id="12">
        <w:r w:rsidRPr="0343D3C3" w:rsidDel="66C29C71">
          <w:rPr>
            <w:rFonts w:ascii="Aptos" w:hAnsi="Aptos" w:eastAsia="Aptos" w:cs="Aptos"/>
          </w:rPr>
          <w:delText xml:space="preserve">van </w:delText>
        </w:r>
      </w:del>
      <w:r w:rsidRPr="0343D3C3">
        <w:rPr>
          <w:rFonts w:ascii="Aptos" w:hAnsi="Aptos" w:eastAsia="Aptos" w:cs="Aptos"/>
        </w:rPr>
        <w:t xml:space="preserve">onze andere set sausen </w:t>
      </w:r>
      <w:ins w:author="Saskia Schoefs" w:date="2025-10-06T19:53:00Z" w:id="13">
        <w:r w:rsidRPr="0343D3C3" w:rsidR="395B1F2A">
          <w:rPr>
            <w:rFonts w:ascii="Aptos" w:hAnsi="Aptos" w:eastAsia="Aptos" w:cs="Aptos"/>
          </w:rPr>
          <w:t xml:space="preserve">==&gt; een set van onze andere sauzen </w:t>
        </w:r>
      </w:ins>
      <w:r w:rsidRPr="0343D3C3">
        <w:rPr>
          <w:rFonts w:ascii="Aptos" w:hAnsi="Aptos" w:eastAsia="Aptos" w:cs="Aptos"/>
        </w:rPr>
        <w:t>opsturen.</w:t>
      </w:r>
      <w:ins w:author="Saskia Schoefs" w:date="2025-10-06T19:53:00Z" w:id="14">
        <w:r w:rsidRPr="0343D3C3" w:rsidR="1500674F">
          <w:rPr>
            <w:rFonts w:ascii="Aptos" w:hAnsi="Aptos" w:eastAsia="Aptos" w:cs="Aptos"/>
          </w:rPr>
          <w:t xml:space="preserve"> </w:t>
        </w:r>
      </w:ins>
    </w:p>
    <w:p w:rsidR="1500674F" w:rsidP="0343D3C3" w:rsidRDefault="1500674F" w14:paraId="3DE3BD1F" w14:textId="310C5D8A">
      <w:pPr>
        <w:spacing w:line="276" w:lineRule="auto"/>
        <w:rPr>
          <w:rFonts w:ascii="Aptos" w:hAnsi="Aptos" w:eastAsia="Aptos" w:cs="Aptos"/>
        </w:rPr>
      </w:pPr>
      <w:ins w:author="Saskia Schoefs" w:date="2025-10-06T19:54:00Z" w:id="15">
        <w:r w:rsidRPr="0343D3C3">
          <w:rPr>
            <w:rFonts w:ascii="Aptos" w:hAnsi="Aptos" w:eastAsia="Aptos" w:cs="Aptos"/>
          </w:rPr>
          <w:t>U</w:t>
        </w:r>
        <w:r>
          <w:t xml:space="preserve">iteraard zal de eerste levering sauzen gratis weer opgehaald worden. </w:t>
        </w:r>
      </w:ins>
      <w:ins w:author="Saskia Schoefs" w:date="2025-10-06T19:53:00Z" w:id="16">
        <w:r w:rsidRPr="0343D3C3">
          <w:rPr>
            <w:rFonts w:ascii="Aptos" w:hAnsi="Aptos" w:eastAsia="Aptos" w:cs="Aptos"/>
          </w:rPr>
          <w:t>We hopen dat u deze oploss</w:t>
        </w:r>
      </w:ins>
      <w:ins w:author="Saskia Schoefs" w:date="2025-10-06T19:54:00Z" w:id="17">
        <w:r w:rsidRPr="0343D3C3">
          <w:rPr>
            <w:rFonts w:ascii="Aptos" w:hAnsi="Aptos" w:eastAsia="Aptos" w:cs="Aptos"/>
          </w:rPr>
          <w:t>ing kan appreciëren.</w:t>
        </w:r>
      </w:ins>
    </w:p>
    <w:p w:rsidR="66C29C71" w:rsidP="0343D3C3" w:rsidRDefault="66C29C71" w14:paraId="112FBC23" w14:textId="2A702B19">
      <w:pPr>
        <w:spacing w:line="276" w:lineRule="auto"/>
        <w:rPr>
          <w:del w:author="Saskia Schoefs" w:date="2025-10-06T19:54:00Z" w16du:dateUtc="2025-10-06T19:54:59Z" w:id="18"/>
          <w:rFonts w:ascii="Aptos" w:hAnsi="Aptos" w:eastAsia="Aptos" w:cs="Aptos"/>
        </w:rPr>
      </w:pPr>
      <w:del w:author="Saskia Schoefs" w:date="2025-10-06T19:54:00Z" w:id="19">
        <w:r w:rsidRPr="0343D3C3" w:rsidDel="66C29C71">
          <w:rPr>
            <w:rFonts w:ascii="Aptos" w:hAnsi="Aptos" w:eastAsia="Aptos" w:cs="Aptos"/>
          </w:rPr>
          <w:delText xml:space="preserve"> </w:delText>
        </w:r>
      </w:del>
    </w:p>
    <w:p w:rsidR="66C29C71" w:rsidP="0343D3C3" w:rsidRDefault="66C29C71" w14:paraId="2028CF62" w14:textId="29B4A61A">
      <w:pPr>
        <w:spacing w:line="276" w:lineRule="auto"/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Als er nog verdere vragen zijn over onze product</w:t>
      </w:r>
      <w:r w:rsidRPr="0343D3C3" w:rsidR="604D1539">
        <w:rPr>
          <w:rFonts w:ascii="Aptos" w:hAnsi="Aptos" w:eastAsia="Aptos" w:cs="Aptos"/>
        </w:rPr>
        <w:t>en</w:t>
      </w:r>
      <w:r w:rsidRPr="0343D3C3">
        <w:rPr>
          <w:rFonts w:ascii="Aptos" w:hAnsi="Aptos" w:eastAsia="Aptos" w:cs="Aptos"/>
        </w:rPr>
        <w:t>, horen we het graag.</w:t>
      </w:r>
    </w:p>
    <w:p w:rsidR="66C29C71" w:rsidP="0343D3C3" w:rsidRDefault="66C29C71" w14:paraId="594D2525" w14:textId="279A3F1C">
      <w:pPr>
        <w:spacing w:line="276" w:lineRule="auto"/>
      </w:pPr>
      <w:r w:rsidRPr="0343D3C3">
        <w:rPr>
          <w:rFonts w:ascii="Aptos" w:hAnsi="Aptos" w:eastAsia="Aptos" w:cs="Aptos"/>
        </w:rPr>
        <w:t xml:space="preserve"> </w:t>
      </w:r>
    </w:p>
    <w:p w:rsidR="66C29C71" w:rsidP="0343D3C3" w:rsidRDefault="66C29C71" w14:paraId="0B5D3436" w14:textId="7DDED795">
      <w:pPr>
        <w:spacing w:line="276" w:lineRule="auto"/>
      </w:pPr>
      <w:r w:rsidRPr="0343D3C3">
        <w:rPr>
          <w:rFonts w:ascii="Aptos" w:hAnsi="Aptos" w:eastAsia="Aptos" w:cs="Aptos"/>
        </w:rPr>
        <w:t>Met vriendelijke groeten</w:t>
      </w:r>
    </w:p>
    <w:p w:rsidR="66C29C71" w:rsidP="0343D3C3" w:rsidRDefault="66C29C71" w14:paraId="1679BBDE" w14:textId="56C9BF19">
      <w:pPr>
        <w:spacing w:line="276" w:lineRule="auto"/>
        <w:rPr>
          <w:ins w:author="Saskia Schoefs" w:date="2025-10-06T19:53:00Z" w16du:dateUtc="2025-10-06T19:53:31Z" w:id="20"/>
        </w:rPr>
      </w:pPr>
      <w:r w:rsidRPr="0343D3C3">
        <w:rPr>
          <w:rFonts w:ascii="Aptos" w:hAnsi="Aptos" w:eastAsia="Aptos" w:cs="Aptos"/>
        </w:rPr>
        <w:t>Remy Brouwers</w:t>
      </w:r>
    </w:p>
    <w:p w:rsidR="45D4C3F0" w:rsidP="0343D3C3" w:rsidRDefault="45D4C3F0" w14:paraId="19220971" w14:textId="1513F5CD">
      <w:pPr>
        <w:spacing w:line="276" w:lineRule="auto"/>
        <w:rPr>
          <w:rFonts w:ascii="Aptos" w:hAnsi="Aptos" w:eastAsia="Aptos" w:cs="Aptos"/>
        </w:rPr>
      </w:pPr>
      <w:ins w:author="Saskia Schoefs" w:date="2025-10-06T19:53:00Z" w:id="21">
        <w:r w:rsidRPr="0343D3C3">
          <w:rPr>
            <w:rFonts w:ascii="Aptos" w:hAnsi="Aptos" w:eastAsia="Aptos" w:cs="Aptos"/>
          </w:rPr>
          <w:t>Functie?</w:t>
        </w:r>
      </w:ins>
    </w:p>
    <w:p w:rsidR="66C29C71" w:rsidP="0343D3C3" w:rsidRDefault="66C29C71" w14:paraId="4A35C0F9" w14:textId="01634455">
      <w:pPr>
        <w:spacing w:line="276" w:lineRule="auto"/>
      </w:pPr>
      <w:r w:rsidRPr="0343D3C3">
        <w:rPr>
          <w:rFonts w:ascii="Aptos" w:hAnsi="Aptos" w:eastAsia="Aptos" w:cs="Aptos"/>
        </w:rPr>
        <w:t>Nanu-Food-Gmbh</w:t>
      </w:r>
    </w:p>
    <w:p w:rsidR="0C1D559D" w:rsidP="0343D3C3" w:rsidRDefault="0C1D559D" w14:paraId="57B0FC1A" w14:textId="6C045645">
      <w:pPr>
        <w:spacing w:line="276" w:lineRule="auto"/>
        <w:rPr>
          <w:ins w:author="Saskia Schoefs" w:date="2025-10-06T19:54:00Z" w16du:dateUtc="2025-10-06T19:54:59Z" w:id="22"/>
        </w:rPr>
      </w:pPr>
      <w:ins w:author="Saskia Schoefs" w:date="2025-10-06T19:54:00Z" w:id="23">
        <w:r w:rsidRPr="0343D3C3">
          <w:rPr>
            <w:rFonts w:ascii="Aptos" w:hAnsi="Aptos" w:eastAsia="Aptos" w:cs="Aptos"/>
          </w:rPr>
          <w:t>Probeer zo logisch mogelijk te formuleren.</w:t>
        </w:r>
        <w:r>
          <w:t xml:space="preserve"> </w:t>
        </w:r>
      </w:ins>
    </w:p>
    <w:p w:rsidR="66C29C71" w:rsidRDefault="66C29C71" w14:paraId="54F3E105" w14:textId="24FD16F8">
      <w:r>
        <w:t>------------------------------------------------------------------------------------------------------</w:t>
      </w:r>
    </w:p>
    <w:p w:rsidR="0343D3C3" w:rsidRDefault="0343D3C3" w14:paraId="1B56FE58" w14:textId="05E703DE"/>
    <w:p w:rsidR="5980408A" w:rsidRDefault="5980408A" w14:paraId="606E48B1" w14:textId="2933557F">
      <w:r>
        <w:t xml:space="preserve">Geachte mevrouw </w:t>
      </w:r>
    </w:p>
    <w:p w:rsidR="0343D3C3" w:rsidRDefault="0343D3C3" w14:paraId="12CB860C" w14:textId="5528DA3C"/>
    <w:p w:rsidR="0343D3C3" w:rsidRDefault="0343D3C3" w14:paraId="47ECBB47" w14:textId="15820A2E"/>
    <w:p w:rsidR="0343D3C3" w:rsidRDefault="0343D3C3" w14:paraId="52A0840F" w14:textId="0FA52E37"/>
    <w:p w:rsidR="0343D3C3" w:rsidRDefault="0343D3C3" w14:paraId="0D3F04C2" w14:textId="5EF822A5"/>
    <w:p w:rsidR="0343D3C3" w:rsidRDefault="0343D3C3" w14:paraId="1A21E482" w14:textId="5CF7A8C0"/>
    <w:p w:rsidR="0343D3C3" w:rsidRDefault="0343D3C3" w14:paraId="6A6B382A" w14:textId="1825F888"/>
    <w:p w:rsidR="0343D3C3" w:rsidRDefault="0343D3C3" w14:paraId="7D135BEA" w14:textId="7579E418"/>
    <w:p w:rsidR="0343D3C3" w:rsidRDefault="0343D3C3" w14:paraId="31BF1AAE" w14:textId="66F03CD3"/>
    <w:p w:rsidR="0343D3C3" w:rsidP="0343D3C3" w:rsidRDefault="0343D3C3" w14:paraId="4E5CF6E3" w14:textId="6C680442">
      <w:pPr>
        <w:rPr>
          <w:b/>
          <w:bCs/>
        </w:rPr>
      </w:pPr>
    </w:p>
    <w:p w:rsidR="0343D3C3" w:rsidP="0343D3C3" w:rsidRDefault="0343D3C3" w14:paraId="0EE798F4" w14:textId="70C4EDE0">
      <w:pPr>
        <w:rPr>
          <w:b/>
          <w:bCs/>
        </w:rPr>
      </w:pPr>
    </w:p>
    <w:p w:rsidR="0343D3C3" w:rsidP="0343D3C3" w:rsidRDefault="0343D3C3" w14:paraId="3E521CB7" w14:textId="3EE16231">
      <w:pPr>
        <w:rPr>
          <w:b/>
          <w:bCs/>
        </w:rPr>
      </w:pPr>
    </w:p>
    <w:p w:rsidR="68934A20" w:rsidP="0343D3C3" w:rsidRDefault="68934A20" w14:paraId="218EC8B9" w14:textId="212669CA">
      <w:pPr>
        <w:rPr>
          <w:b/>
          <w:bCs/>
        </w:rPr>
      </w:pPr>
      <w:r w:rsidRPr="0343D3C3">
        <w:rPr>
          <w:b/>
          <w:bCs/>
        </w:rPr>
        <w:t>Yorn Slegers</w:t>
      </w:r>
      <w:ins w:author="Saskia Schoefs" w:date="2025-09-30T14:56:00Z" w:id="24">
        <w:r w:rsidRPr="0343D3C3" w:rsidR="1C154C8B">
          <w:rPr>
            <w:b/>
            <w:bCs/>
          </w:rPr>
          <w:t xml:space="preserve"> (Vermijd subalinea’s)</w:t>
        </w:r>
      </w:ins>
    </w:p>
    <w:p w:rsidR="68934A20" w:rsidP="0343D3C3" w:rsidRDefault="68934A20" w14:paraId="721089A2" w14:textId="45519357">
      <w:r w:rsidRPr="0343D3C3">
        <w:rPr>
          <w:strike/>
          <w:highlight w:val="yellow"/>
          <w:rPrChange w:author="Saskia Schoefs" w:date="2025-09-30T14:55:00Z" w:id="25">
            <w:rPr/>
          </w:rPrChange>
        </w:rPr>
        <w:t>Beste</w:t>
      </w:r>
      <w:r w:rsidRPr="0343D3C3">
        <w:rPr>
          <w:strike/>
        </w:rPr>
        <w:t xml:space="preserve"> </w:t>
      </w:r>
      <w:r w:rsidR="0AA2A539">
        <w:t>Geachte</w:t>
      </w:r>
      <w:r w:rsidR="08582B5D">
        <w:t xml:space="preserve"> </w:t>
      </w:r>
      <w:r>
        <w:t>mevrouw Vandyck</w:t>
      </w:r>
    </w:p>
    <w:p w:rsidR="68934A20" w:rsidP="0343D3C3" w:rsidRDefault="68934A20" w14:paraId="54AC1C7A" w14:textId="2731BDD0">
      <w:r>
        <w:t>Bedankt voor de feedback over de spaghettisaus.</w:t>
      </w:r>
    </w:p>
    <w:p w:rsidR="68934A20" w:rsidP="0343D3C3" w:rsidRDefault="68934A20" w14:paraId="7721679A" w14:textId="70858888">
      <w:r>
        <w:t>We hebben de zaak onderzocht en zijn erachter gekomen dat er een fout is ontstaan in de productie. Onze excuses hiervoor</w:t>
      </w:r>
      <w:r w:rsidR="60400AC0">
        <w:t>.</w:t>
      </w:r>
    </w:p>
    <w:p w:rsidR="68934A20" w:rsidP="0343D3C3" w:rsidRDefault="68934A20" w14:paraId="66A7F092" w14:textId="5C45E9EE">
      <w:pPr>
        <w:rPr>
          <w:ins w:author="Saskia Schoefs" w:date="2025-09-30T15:05:00Z" w16du:dateUtc="2025-09-30T15:05:36Z" w:id="26"/>
        </w:rPr>
      </w:pPr>
      <w:r>
        <w:t>Graag willen wij</w:t>
      </w:r>
      <w:r w:rsidR="6E332B62">
        <w:t xml:space="preserve"> </w:t>
      </w:r>
      <w:r>
        <w:t xml:space="preserve">,ter </w:t>
      </w:r>
      <w:ins w:author="Saskia Schoefs" w:date="2025-10-06T19:55:00Z" w:id="27">
        <w:r w:rsidR="6D438D3C">
          <w:t xml:space="preserve">(leestekens/spaties) </w:t>
        </w:r>
      </w:ins>
      <w:r>
        <w:t>vergoeding, een serie van andere sausen opsturen</w:t>
      </w:r>
      <w:r w:rsidR="5A4CC856">
        <w:t>.</w:t>
      </w:r>
      <w:ins w:author="Saskia Schoefs" w:date="2025-09-30T15:04:00Z" w:id="28">
        <w:r w:rsidR="6C8E3A63">
          <w:t xml:space="preserve"> Uiteraard z</w:t>
        </w:r>
      </w:ins>
      <w:ins w:author="Saskia Schoefs" w:date="2025-09-30T15:05:00Z" w:id="29">
        <w:r w:rsidR="6C8E3A63">
          <w:t>al de eerste levering sauzen gratis weer opgehaald worden. We hopen dat u deze oplossing goed vindt.</w:t>
        </w:r>
      </w:ins>
    </w:p>
    <w:p w:rsidR="6C8E3A63" w:rsidP="0343D3C3" w:rsidRDefault="6C8E3A63" w14:paraId="08BD35B3" w14:textId="0333C9D3">
      <w:ins w:author="Saskia Schoefs" w:date="2025-09-30T15:05:00Z" w:id="30">
        <w:r>
          <w:t>Als u nog verdere vragen heeft, mag u ons altijd contacteren.</w:t>
        </w:r>
      </w:ins>
    </w:p>
    <w:p w:rsidR="0343D3C3" w:rsidP="0343D3C3" w:rsidRDefault="0343D3C3" w14:paraId="325458ED" w14:textId="5D4FE123"/>
    <w:p w:rsidR="0B8ED06E" w:rsidP="0343D3C3" w:rsidRDefault="0B8ED06E" w14:paraId="542A8A44" w14:textId="7F7C69F6">
      <w:pPr>
        <w:rPr>
          <w:highlight w:val="yellow"/>
          <w:rPrChange w:author="Saskia Schoefs" w:date="2025-09-30T15:06:00Z" w:id="31">
            <w:rPr/>
          </w:rPrChange>
        </w:rPr>
      </w:pPr>
      <w:r>
        <w:t>We kijken uit naar onze verdere samenwerking</w:t>
      </w:r>
      <w:ins w:author="Saskia Schoefs" w:date="2025-09-30T15:06:00Z" w:id="32">
        <w:r w:rsidRPr="0343D3C3" w:rsidR="767233B7">
          <w:rPr>
            <w:highlight w:val="yellow"/>
            <w:rPrChange w:author="Saskia Schoefs" w:date="2025-09-30T15:06:00Z" w:id="33">
              <w:rPr/>
            </w:rPrChange>
          </w:rPr>
          <w:t>.</w:t>
        </w:r>
      </w:ins>
    </w:p>
    <w:p w:rsidR="0B8ED06E" w:rsidP="0343D3C3" w:rsidRDefault="0B8ED06E" w14:paraId="164F46D5" w14:textId="5904E058">
      <w:r>
        <w:t>Met vriendelijke groet</w:t>
      </w:r>
    </w:p>
    <w:p w:rsidR="0B8ED06E" w:rsidP="0343D3C3" w:rsidRDefault="0B8ED06E" w14:paraId="1C28A2E6" w14:textId="2BA93385">
      <w:r>
        <w:t>Nanu-Food-Gmbh</w:t>
      </w:r>
      <w:ins w:author="Saskia Schoefs" w:date="2025-09-30T15:06:00Z" w:id="34">
        <w:r w:rsidR="47B7BF54">
          <w:t xml:space="preserve">    eerst naam, dan functie en bedrijf is optioneel</w:t>
        </w:r>
      </w:ins>
    </w:p>
    <w:p w:rsidR="0B8ED06E" w:rsidP="0343D3C3" w:rsidRDefault="0B8ED06E" w14:paraId="3FB014A4" w14:textId="4C716154">
      <w:pPr>
        <w:rPr>
          <w:ins w:author="Saskia Schoefs" w:date="2025-09-30T14:58:00Z" w16du:dateUtc="2025-09-30T14:58:10Z" w:id="35"/>
        </w:rPr>
      </w:pPr>
      <w:r>
        <w:t>Yorn Slegers</w:t>
      </w:r>
    </w:p>
    <w:p w:rsidR="0972E7FE" w:rsidP="0343D3C3" w:rsidRDefault="0972E7FE" w14:paraId="55607D42" w14:textId="1328DDFE">
      <w:ins w:author="Saskia Schoefs" w:date="2025-09-30T14:58:00Z" w:id="36">
        <w:r>
          <w:t>FUNCTIE</w:t>
        </w:r>
      </w:ins>
    </w:p>
    <w:p w:rsidR="34102F6B" w:rsidP="0343D3C3" w:rsidRDefault="34102F6B" w14:paraId="4FF6A57E" w14:textId="22BC6083">
      <w:del w:author="Saskia Schoefs" w:date="2025-09-30T15:06:00Z" w:id="37">
        <w:r w:rsidDel="34102F6B">
          <w:delText>k</w:delText>
        </w:r>
      </w:del>
      <w:ins w:author="Saskia Schoefs" w:date="2025-09-30T15:06:00Z" w:id="38">
        <w:r w:rsidR="0F686C93">
          <w:t>K</w:t>
        </w:r>
      </w:ins>
      <w:r>
        <w:t>lantenservice</w:t>
      </w:r>
      <w:ins w:author="Saskia Schoefs" w:date="2025-09-30T15:06:00Z" w:id="39">
        <w:r w:rsidR="0F686C93">
          <w:t xml:space="preserve"> (is eigenlijk </w:t>
        </w:r>
      </w:ins>
      <w:ins w:author="Saskia Schoefs" w:date="2025-09-30T15:07:00Z" w:id="40">
        <w:r w:rsidR="0F686C93">
          <w:t>geen functie)</w:t>
        </w:r>
      </w:ins>
    </w:p>
    <w:p w:rsidR="0B8ED06E" w:rsidP="0343D3C3" w:rsidRDefault="0B8ED06E" w14:paraId="1A22FEE0" w14:textId="38C913DF">
      <w:r>
        <w:t>--------------------------------------------------------------------------------------------------------------</w:t>
      </w:r>
    </w:p>
    <w:p w:rsidR="2D481258" w:rsidP="0343D3C3" w:rsidRDefault="2D481258" w14:paraId="2F013A0B" w14:textId="60DF8B8E">
      <w:r w:rsidRPr="0343D3C3">
        <w:rPr>
          <w:strike/>
          <w:highlight w:val="yellow"/>
          <w:rPrChange w:author="Saskia Schoefs" w:date="2025-09-30T14:58:00Z" w:id="41">
            <w:rPr/>
          </w:rPrChange>
        </w:rPr>
        <w:t>Beste</w:t>
      </w:r>
      <w:r w:rsidRPr="0343D3C3">
        <w:rPr>
          <w:strike/>
        </w:rPr>
        <w:t xml:space="preserve"> </w:t>
      </w:r>
      <w:r w:rsidR="2B876C49">
        <w:t xml:space="preserve">Geachte </w:t>
      </w:r>
      <w:r>
        <w:t>mevrouw Verspikken</w:t>
      </w:r>
    </w:p>
    <w:p w:rsidR="0343D3C3" w:rsidP="0343D3C3" w:rsidRDefault="0343D3C3" w14:paraId="111A17A8" w14:textId="0E5E2BA1"/>
    <w:p w:rsidR="703C8447" w:rsidP="0343D3C3" w:rsidRDefault="703C8447" w14:paraId="71F2C602" w14:textId="0AD0BF3D">
      <w:ins w:author="Saskia Schoefs" w:date="2025-09-30T15:09:00Z" w:id="42">
        <w:r>
          <w:t xml:space="preserve">(Bedankt...) </w:t>
        </w:r>
      </w:ins>
      <w:r w:rsidR="2D481258">
        <w:t xml:space="preserve">Het is jammer om te horen dat u problemen ondervond bij de levering van </w:t>
      </w:r>
      <w:r w:rsidR="195C2E93">
        <w:t>de</w:t>
      </w:r>
      <w:r w:rsidR="2D481258">
        <w:t xml:space="preserve"> damesjas.</w:t>
      </w:r>
    </w:p>
    <w:p w:rsidR="0343D3C3" w:rsidP="0343D3C3" w:rsidRDefault="0343D3C3" w14:paraId="615078B7" w14:textId="20981CDA"/>
    <w:p w:rsidR="2D481258" w:rsidP="0343D3C3" w:rsidRDefault="2D481258" w14:paraId="1A538F03" w14:textId="26236341">
      <w:r>
        <w:t xml:space="preserve">Bij de bestelling is er een bericht verzonden dat het </w:t>
      </w:r>
      <w:r w:rsidR="10533D41">
        <w:t>artikel op dat moment niet in voorraad was. Er werd ook aangegeven dat een kosteloze annulering mogelijk was tot drie dagen na de besteldatum.</w:t>
      </w:r>
      <w:ins w:author="Saskia Schoefs" w:date="2025-09-30T15:08:00Z" w:id="43">
        <w:r w:rsidR="0EC7BA0A">
          <w:t xml:space="preserve"> </w:t>
        </w:r>
      </w:ins>
      <w:ins w:author="Saskia Schoefs" w:date="2025-09-30T15:10:00Z" w:id="44">
        <w:r w:rsidR="580FFF48">
          <w:t>(...)</w:t>
        </w:r>
      </w:ins>
      <w:r w:rsidR="18C8B17D">
        <w:t xml:space="preserve"> Deze periode is ondertussen verlopen, waardoor de bestelling automatisch werd aanvaard.</w:t>
      </w:r>
    </w:p>
    <w:p w:rsidR="0343D3C3" w:rsidP="0343D3C3" w:rsidRDefault="0343D3C3" w14:paraId="41FDD424" w14:textId="029B9BFF"/>
    <w:p w:rsidR="6649C7A3" w:rsidP="0343D3C3" w:rsidRDefault="6649C7A3" w14:paraId="072E1D92" w14:textId="72084E76">
      <w:r>
        <w:t>Graag bieden we u als tegemoetkoming 10% korting bij een volgende aankoop bij BlueTeeth.</w:t>
      </w:r>
    </w:p>
    <w:p w:rsidR="0343D3C3" w:rsidP="0343D3C3" w:rsidRDefault="0343D3C3" w14:paraId="7E47F803" w14:textId="4D72D3F5"/>
    <w:p w:rsidR="5A65C05C" w:rsidP="0343D3C3" w:rsidRDefault="5A65C05C" w14:paraId="6620CA5F" w14:textId="41FAF654">
      <w:r>
        <w:t>Als u nog verdere vragen heeft, helpen we u graag verder</w:t>
      </w:r>
      <w:ins w:author="Saskia Schoefs" w:date="2025-09-30T15:08:00Z" w:id="45">
        <w:r w:rsidRPr="0343D3C3" w:rsidR="38588602">
          <w:rPr>
            <w:highlight w:val="yellow"/>
            <w:rPrChange w:author="Saskia Schoefs" w:date="2025-09-30T15:08:00Z" w:id="46">
              <w:rPr/>
            </w:rPrChange>
          </w:rPr>
          <w:t>.</w:t>
        </w:r>
      </w:ins>
    </w:p>
    <w:p w:rsidR="0343D3C3" w:rsidP="0343D3C3" w:rsidRDefault="0343D3C3" w14:paraId="66C0BB56" w14:textId="5789714A"/>
    <w:p w:rsidR="6649C7A3" w:rsidP="0343D3C3" w:rsidRDefault="6649C7A3" w14:paraId="351AF2D8" w14:textId="4F4105DA">
      <w:r>
        <w:t>Met vriendelijke groeten</w:t>
      </w:r>
      <w:r w:rsidR="2E93A3FD">
        <w:t>.</w:t>
      </w:r>
      <w:ins w:author="Saskia Schoefs" w:date="2025-10-06T19:56:00Z" w:id="47">
        <w:r w:rsidR="34CF6F3F">
          <w:t xml:space="preserve"> Hier geen eindpunt gebruiken</w:t>
        </w:r>
      </w:ins>
    </w:p>
    <w:p w:rsidR="6649C7A3" w:rsidP="0343D3C3" w:rsidRDefault="6649C7A3" w14:paraId="02038452" w14:textId="620BDE9E">
      <w:r>
        <w:t>Blue Teeth</w:t>
      </w:r>
      <w:ins w:author="Saskia Schoefs" w:date="2025-09-30T15:08:00Z" w:id="48">
        <w:r w:rsidR="3D199628">
          <w:t xml:space="preserve"> (zie</w:t>
        </w:r>
      </w:ins>
      <w:ins w:author="Saskia Schoefs" w:date="2025-10-06T19:56:00Z" w:id="49">
        <w:r w:rsidR="04599E39">
          <w:t xml:space="preserve"> zelfde opmerking</w:t>
        </w:r>
      </w:ins>
      <w:ins w:author="Saskia Schoefs" w:date="2025-09-30T15:08:00Z" w:id="50">
        <w:r w:rsidR="3D199628">
          <w:t xml:space="preserve"> hoger</w:t>
        </w:r>
      </w:ins>
      <w:ins w:author="Saskia Schoefs" w:date="2025-09-30T15:09:00Z" w:id="51">
        <w:r w:rsidR="3D199628">
          <w:t>)</w:t>
        </w:r>
      </w:ins>
    </w:p>
    <w:p w:rsidR="6649C7A3" w:rsidP="0343D3C3" w:rsidRDefault="6649C7A3" w14:paraId="6D81606B" w14:textId="73EC5B6B">
      <w:r>
        <w:t>Yorn Slegers</w:t>
      </w:r>
    </w:p>
    <w:p w:rsidR="7E8D11A5" w:rsidP="0343D3C3" w:rsidRDefault="7E8D11A5" w14:paraId="04056656" w14:textId="09AAE61C">
      <w:r>
        <w:t xml:space="preserve">Medewerker </w:t>
      </w:r>
      <w:r w:rsidR="6649C7A3">
        <w:t>Customer service</w:t>
      </w:r>
    </w:p>
    <w:p w:rsidR="0343D3C3" w:rsidP="0343D3C3" w:rsidRDefault="0343D3C3" w14:paraId="4923824D" w14:textId="0592B7FF"/>
    <w:p w:rsidR="68934A20" w:rsidP="0343D3C3" w:rsidRDefault="68934A20" w14:paraId="467AF598" w14:textId="4B11B85D">
      <w:r>
        <w:t xml:space="preserve"> </w:t>
      </w:r>
    </w:p>
    <w:p w:rsidR="0343D3C3" w:rsidP="0343D3C3" w:rsidRDefault="0343D3C3" w14:paraId="5B7474B3" w14:textId="61555CB1"/>
    <w:p w:rsidR="0343D3C3" w:rsidP="0343D3C3" w:rsidRDefault="0343D3C3" w14:paraId="4D841103" w14:textId="2CC64DD3"/>
    <w:p w:rsidR="0343D3C3" w:rsidP="0343D3C3" w:rsidRDefault="0343D3C3" w14:paraId="651BCB48" w14:textId="40669147"/>
    <w:p w:rsidR="0343D3C3" w:rsidP="0343D3C3" w:rsidRDefault="0343D3C3" w14:paraId="1AD1E08D" w14:textId="68FEFB10"/>
    <w:p w:rsidR="0343D3C3" w:rsidP="0343D3C3" w:rsidRDefault="0343D3C3" w14:paraId="13276BD6" w14:textId="54A5D2A6"/>
    <w:p w:rsidR="0343D3C3" w:rsidP="0343D3C3" w:rsidRDefault="0343D3C3" w14:paraId="5C44150C" w14:textId="28C261BC"/>
    <w:p w:rsidR="0343D3C3" w:rsidRDefault="0343D3C3" w14:paraId="1A0DFD4A" w14:textId="03F8931E">
      <w:r>
        <w:br w:type="page"/>
      </w:r>
    </w:p>
    <w:p w:rsidR="0343D3C3" w:rsidRDefault="0343D3C3" w14:paraId="451B8D9E" w14:textId="331955CA"/>
    <w:p w:rsidR="56FE19FC" w:rsidP="0343D3C3" w:rsidRDefault="56FE19FC" w14:paraId="773CCACF" w14:textId="6EDED597">
      <w:pPr>
        <w:rPr>
          <w:b/>
          <w:bCs/>
          <w:i/>
          <w:iCs/>
          <w:sz w:val="36"/>
          <w:szCs w:val="36"/>
        </w:rPr>
      </w:pPr>
      <w:r w:rsidRPr="0343D3C3">
        <w:rPr>
          <w:b/>
          <w:bCs/>
          <w:i/>
          <w:iCs/>
          <w:sz w:val="36"/>
          <w:szCs w:val="36"/>
        </w:rPr>
        <w:t>Robbe Korema</w:t>
      </w:r>
      <w:r w:rsidRPr="0343D3C3" w:rsidR="020264C1">
        <w:rPr>
          <w:b/>
          <w:bCs/>
          <w:i/>
          <w:iCs/>
          <w:sz w:val="36"/>
          <w:szCs w:val="36"/>
        </w:rPr>
        <w:t>n</w:t>
      </w:r>
    </w:p>
    <w:p w:rsidR="0343D3C3" w:rsidP="0343D3C3" w:rsidRDefault="0343D3C3" w14:paraId="4B74C080" w14:textId="0AEA9DB2"/>
    <w:p w:rsidR="500FF1DE" w:rsidP="0343D3C3" w:rsidRDefault="500FF1DE" w14:paraId="568D0C99" w14:textId="4B8AF0B5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Geach</w:t>
      </w:r>
      <w:r w:rsidRPr="0343D3C3" w:rsidR="148197FB">
        <w:rPr>
          <w:rFonts w:ascii="Aptos" w:hAnsi="Aptos" w:eastAsia="Aptos" w:cs="Aptos"/>
        </w:rPr>
        <w:t>te mevrouw Vandyck,</w:t>
      </w:r>
    </w:p>
    <w:p w:rsidR="0343D3C3" w:rsidP="0343D3C3" w:rsidRDefault="0343D3C3" w14:paraId="41AACBEB" w14:textId="07368B7F">
      <w:pPr>
        <w:rPr>
          <w:rFonts w:ascii="Aptos" w:hAnsi="Aptos" w:eastAsia="Aptos" w:cs="Aptos"/>
        </w:rPr>
      </w:pPr>
    </w:p>
    <w:p w:rsidR="18AF39ED" w:rsidP="0343D3C3" w:rsidRDefault="18AF39ED" w14:paraId="5E74F8DD" w14:textId="76F7D2BF">
      <w:pPr>
        <w:rPr>
          <w:rFonts w:ascii="Aptos" w:hAnsi="Aptos" w:eastAsia="Aptos" w:cs="Aptos"/>
          <w:strike/>
        </w:rPr>
      </w:pPr>
      <w:r w:rsidRPr="0343D3C3">
        <w:rPr>
          <w:rFonts w:ascii="Aptos" w:hAnsi="Aptos" w:eastAsia="Aptos" w:cs="Aptos"/>
          <w:strike/>
        </w:rPr>
        <w:t>We hebben uw mail goed ontvangen en willen u bedanken voor uw reactie.</w:t>
      </w:r>
    </w:p>
    <w:p w:rsidR="4EFD06BB" w:rsidP="0343D3C3" w:rsidRDefault="4EFD06BB" w14:paraId="7F05F8C8" w14:textId="58C0D7E6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Bedankt om ons op de hoogte te brengen van deze situatie.</w:t>
      </w:r>
    </w:p>
    <w:p w:rsidR="0343D3C3" w:rsidP="0343D3C3" w:rsidRDefault="0343D3C3" w14:paraId="1A6238E0" w14:textId="44EDFF52">
      <w:pPr>
        <w:rPr>
          <w:rFonts w:ascii="Aptos" w:hAnsi="Aptos" w:eastAsia="Aptos" w:cs="Aptos"/>
        </w:rPr>
      </w:pPr>
    </w:p>
    <w:p w:rsidR="18AF39ED" w:rsidP="0343D3C3" w:rsidRDefault="18AF39ED" w14:paraId="393F022E" w14:textId="2BD00263">
      <w:r w:rsidRPr="0343D3C3">
        <w:rPr>
          <w:rFonts w:ascii="Aptos" w:hAnsi="Aptos" w:eastAsia="Aptos" w:cs="Aptos"/>
        </w:rPr>
        <w:t xml:space="preserve">We hebben naar </w:t>
      </w:r>
      <w:r w:rsidRPr="0343D3C3">
        <w:rPr>
          <w:rFonts w:ascii="Aptos" w:hAnsi="Aptos" w:eastAsia="Aptos" w:cs="Aptos"/>
          <w:highlight w:val="cyan"/>
          <w:rPrChange w:author="Saskia Schoefs" w:date="2025-09-30T14:58:00Z" w:id="52">
            <w:rPr>
              <w:rFonts w:ascii="Aptos" w:hAnsi="Aptos" w:eastAsia="Aptos" w:cs="Aptos"/>
            </w:rPr>
          </w:rPrChange>
        </w:rPr>
        <w:t>aanloop</w:t>
      </w:r>
      <w:r w:rsidRPr="0343D3C3">
        <w:rPr>
          <w:rFonts w:ascii="Aptos" w:hAnsi="Aptos" w:eastAsia="Aptos" w:cs="Aptos"/>
        </w:rPr>
        <w:t xml:space="preserve"> </w:t>
      </w:r>
      <w:ins w:author="Saskia Schoefs" w:date="2025-10-06T19:56:00Z" w:id="53">
        <w:r w:rsidRPr="0343D3C3" w:rsidR="51E5FD34">
          <w:rPr>
            <w:rFonts w:ascii="Aptos" w:hAnsi="Aptos" w:eastAsia="Aptos" w:cs="Aptos"/>
          </w:rPr>
          <w:t xml:space="preserve">aanleiding </w:t>
        </w:r>
      </w:ins>
      <w:r w:rsidRPr="0343D3C3">
        <w:rPr>
          <w:rFonts w:ascii="Aptos" w:hAnsi="Aptos" w:eastAsia="Aptos" w:cs="Aptos"/>
        </w:rPr>
        <w:t>van uw reactie een intern onderzoek gestart.</w:t>
      </w:r>
    </w:p>
    <w:p w:rsidR="18AF39ED" w:rsidP="0343D3C3" w:rsidRDefault="18AF39ED" w14:paraId="5A57F357" w14:textId="66BE8968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 xml:space="preserve">Uit onderzoek blijkt dat er </w:t>
      </w:r>
      <w:r w:rsidRPr="0343D3C3" w:rsidR="2A88899E">
        <w:rPr>
          <w:rFonts w:ascii="Aptos" w:hAnsi="Aptos" w:eastAsia="Aptos" w:cs="Aptos"/>
        </w:rPr>
        <w:t xml:space="preserve">op de dienst kwaliteitsinspectie een aantal producten </w:t>
      </w:r>
      <w:r w:rsidRPr="0343D3C3" w:rsidR="7E2D7368">
        <w:rPr>
          <w:rFonts w:ascii="Aptos" w:hAnsi="Aptos" w:eastAsia="Aptos" w:cs="Aptos"/>
        </w:rPr>
        <w:t>over het hoo</w:t>
      </w:r>
      <w:r w:rsidRPr="0343D3C3" w:rsidR="0C2315A4">
        <w:rPr>
          <w:rFonts w:ascii="Aptos" w:hAnsi="Aptos" w:eastAsia="Aptos" w:cs="Aptos"/>
        </w:rPr>
        <w:t>f</w:t>
      </w:r>
      <w:r w:rsidRPr="0343D3C3" w:rsidR="7E2D7368">
        <w:rPr>
          <w:rFonts w:ascii="Aptos" w:hAnsi="Aptos" w:eastAsia="Aptos" w:cs="Aptos"/>
        </w:rPr>
        <w:t>d gezien zijn.</w:t>
      </w:r>
    </w:p>
    <w:p w:rsidR="7E2D7368" w:rsidP="0343D3C3" w:rsidRDefault="7E2D7368" w14:paraId="4F26FA86" w14:textId="761D39B3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 xml:space="preserve">We willen u </w:t>
      </w:r>
      <w:r w:rsidRPr="0343D3C3" w:rsidR="7B3A25AE">
        <w:rPr>
          <w:rFonts w:ascii="Aptos" w:hAnsi="Aptos" w:eastAsia="Aptos" w:cs="Aptos"/>
        </w:rPr>
        <w:t xml:space="preserve">graag </w:t>
      </w:r>
      <w:r w:rsidRPr="0343D3C3">
        <w:rPr>
          <w:rFonts w:ascii="Aptos" w:hAnsi="Aptos" w:eastAsia="Aptos" w:cs="Aptos"/>
        </w:rPr>
        <w:t xml:space="preserve">onze excuses aanbieden </w:t>
      </w:r>
      <w:r w:rsidRPr="0343D3C3" w:rsidR="55EF57D8">
        <w:rPr>
          <w:rFonts w:ascii="Aptos" w:hAnsi="Aptos" w:eastAsia="Aptos" w:cs="Aptos"/>
        </w:rPr>
        <w:t xml:space="preserve">en ter compensatie een </w:t>
      </w:r>
      <w:r w:rsidRPr="0343D3C3" w:rsidR="1D7A3837">
        <w:rPr>
          <w:rFonts w:ascii="Aptos" w:hAnsi="Aptos" w:eastAsia="Aptos" w:cs="Aptos"/>
        </w:rPr>
        <w:t xml:space="preserve">gratis </w:t>
      </w:r>
      <w:r w:rsidRPr="0343D3C3" w:rsidR="55EF57D8">
        <w:rPr>
          <w:rFonts w:ascii="Aptos" w:hAnsi="Aptos" w:eastAsia="Aptos" w:cs="Aptos"/>
        </w:rPr>
        <w:t>assortiment van verschillende sauzen</w:t>
      </w:r>
      <w:r w:rsidRPr="0343D3C3" w:rsidR="3A9389E8">
        <w:rPr>
          <w:rFonts w:ascii="Aptos" w:hAnsi="Aptos" w:eastAsia="Aptos" w:cs="Aptos"/>
        </w:rPr>
        <w:t xml:space="preserve"> aanbieden</w:t>
      </w:r>
      <w:r w:rsidRPr="0343D3C3" w:rsidR="55EF57D8">
        <w:rPr>
          <w:rFonts w:ascii="Aptos" w:hAnsi="Aptos" w:eastAsia="Aptos" w:cs="Aptos"/>
        </w:rPr>
        <w:t>.</w:t>
      </w:r>
    </w:p>
    <w:p w:rsidR="55EF57D8" w:rsidP="0343D3C3" w:rsidRDefault="55EF57D8" w14:paraId="35CD7CA9" w14:textId="6DAB46BA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 xml:space="preserve">Dit assortiment wordt samen met uw originele levering zo snel mogelijk </w:t>
      </w:r>
      <w:r w:rsidRPr="0343D3C3" w:rsidR="7D067E97">
        <w:rPr>
          <w:rFonts w:ascii="Aptos" w:hAnsi="Aptos" w:eastAsia="Aptos" w:cs="Aptos"/>
        </w:rPr>
        <w:t xml:space="preserve">naar u </w:t>
      </w:r>
      <w:r w:rsidRPr="0343D3C3">
        <w:rPr>
          <w:rFonts w:ascii="Aptos" w:hAnsi="Aptos" w:eastAsia="Aptos" w:cs="Aptos"/>
        </w:rPr>
        <w:t>opgestuurd</w:t>
      </w:r>
      <w:r w:rsidRPr="0343D3C3" w:rsidR="36508FF9">
        <w:rPr>
          <w:rFonts w:ascii="Aptos" w:hAnsi="Aptos" w:eastAsia="Aptos" w:cs="Aptos"/>
        </w:rPr>
        <w:t xml:space="preserve"> en we verwachten dat u </w:t>
      </w:r>
      <w:r w:rsidRPr="0343D3C3" w:rsidR="0FC7939C">
        <w:rPr>
          <w:rFonts w:ascii="Aptos" w:hAnsi="Aptos" w:eastAsia="Aptos" w:cs="Aptos"/>
        </w:rPr>
        <w:t xml:space="preserve">deze </w:t>
      </w:r>
      <w:r w:rsidRPr="0343D3C3" w:rsidR="36508FF9">
        <w:rPr>
          <w:rFonts w:ascii="Aptos" w:hAnsi="Aptos" w:eastAsia="Aptos" w:cs="Aptos"/>
        </w:rPr>
        <w:t>ten laatste vrijdag ontvangt.</w:t>
      </w:r>
    </w:p>
    <w:p w:rsidR="1BFA77EC" w:rsidP="0343D3C3" w:rsidRDefault="1BFA77EC" w14:paraId="162EB258" w14:textId="5E7281D9">
      <w:pPr>
        <w:rPr>
          <w:rFonts w:ascii="Aptos" w:hAnsi="Aptos" w:eastAsia="Aptos" w:cs="Aptos"/>
        </w:rPr>
      </w:pPr>
      <w:ins w:author="Saskia Schoefs" w:date="2025-10-06T19:56:00Z" w:id="54">
        <w:r w:rsidRPr="0343D3C3">
          <w:rPr>
            <w:rFonts w:ascii="Aptos" w:hAnsi="Aptos" w:eastAsia="Aptos" w:cs="Aptos"/>
          </w:rPr>
          <w:t>Mooi geformuleerd. Vermijd wel subalinea’s.</w:t>
        </w:r>
      </w:ins>
      <w:ins w:author="Saskia Schoefs" w:date="2025-10-06T19:57:00Z" w:id="55">
        <w:r w:rsidRPr="0343D3C3">
          <w:rPr>
            <w:rFonts w:ascii="Aptos" w:hAnsi="Aptos" w:eastAsia="Aptos" w:cs="Aptos"/>
          </w:rPr>
          <w:t xml:space="preserve"> Je hakt alles op per zin.</w:t>
        </w:r>
      </w:ins>
    </w:p>
    <w:p w:rsidR="36508FF9" w:rsidP="0343D3C3" w:rsidRDefault="36508FF9" w14:paraId="47270918" w14:textId="49E8937C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 xml:space="preserve">We </w:t>
      </w:r>
      <w:r w:rsidRPr="0343D3C3" w:rsidR="05DA0977">
        <w:rPr>
          <w:rFonts w:ascii="Aptos" w:hAnsi="Aptos" w:eastAsia="Aptos" w:cs="Aptos"/>
        </w:rPr>
        <w:t>ontvangen graag een reactie van u.</w:t>
      </w:r>
    </w:p>
    <w:p w:rsidR="36508FF9" w:rsidP="0343D3C3" w:rsidRDefault="36508FF9" w14:paraId="71300570" w14:textId="4106A5DB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 xml:space="preserve">Aarzel </w:t>
      </w:r>
      <w:r w:rsidRPr="0343D3C3" w:rsidR="205F6AD2">
        <w:rPr>
          <w:rFonts w:ascii="Aptos" w:hAnsi="Aptos" w:eastAsia="Aptos" w:cs="Aptos"/>
        </w:rPr>
        <w:t xml:space="preserve">ook </w:t>
      </w:r>
      <w:r w:rsidRPr="0343D3C3" w:rsidR="50E8FD01">
        <w:rPr>
          <w:rFonts w:ascii="Aptos" w:hAnsi="Aptos" w:eastAsia="Aptos" w:cs="Aptos"/>
        </w:rPr>
        <w:t xml:space="preserve">zeker </w:t>
      </w:r>
      <w:r w:rsidRPr="0343D3C3">
        <w:rPr>
          <w:rFonts w:ascii="Aptos" w:hAnsi="Aptos" w:eastAsia="Aptos" w:cs="Aptos"/>
        </w:rPr>
        <w:t>niet om ons</w:t>
      </w:r>
      <w:r w:rsidRPr="0343D3C3" w:rsidR="50E4B80B">
        <w:rPr>
          <w:rFonts w:ascii="Aptos" w:hAnsi="Aptos" w:eastAsia="Aptos" w:cs="Aptos"/>
        </w:rPr>
        <w:t xml:space="preserve"> </w:t>
      </w:r>
      <w:r w:rsidRPr="0343D3C3" w:rsidR="7BA7B688">
        <w:rPr>
          <w:rFonts w:ascii="Aptos" w:hAnsi="Aptos" w:eastAsia="Aptos" w:cs="Aptos"/>
        </w:rPr>
        <w:t>in de toekomst te contacteren.</w:t>
      </w:r>
    </w:p>
    <w:p w:rsidR="0DAB1337" w:rsidP="0343D3C3" w:rsidRDefault="0DAB1337" w14:paraId="26E7A026" w14:textId="247D5DDA">
      <w:pPr>
        <w:rPr>
          <w:rFonts w:ascii="Aptos" w:hAnsi="Aptos" w:eastAsia="Aptos" w:cs="Aptos"/>
        </w:rPr>
      </w:pPr>
      <w:del w:author="Saskia Schoefs" w:date="2025-10-06T19:57:00Z" w:id="56">
        <w:r w:rsidRPr="0343D3C3" w:rsidDel="0DAB1337">
          <w:rPr>
            <w:rFonts w:ascii="Aptos" w:hAnsi="Aptos" w:eastAsia="Aptos" w:cs="Aptos"/>
          </w:rPr>
          <w:delText>Samen met</w:delText>
        </w:r>
      </w:del>
      <w:ins w:author="Saskia Schoefs" w:date="2025-10-06T19:57:00Z" w:id="57">
        <w:r w:rsidRPr="0343D3C3" w:rsidR="25212C5F">
          <w:rPr>
            <w:rFonts w:ascii="Aptos" w:hAnsi="Aptos" w:eastAsia="Aptos" w:cs="Aptos"/>
          </w:rPr>
          <w:t xml:space="preserve"> Dankzij</w:t>
        </w:r>
      </w:ins>
      <w:r w:rsidRPr="0343D3C3">
        <w:rPr>
          <w:rFonts w:ascii="Aptos" w:hAnsi="Aptos" w:eastAsia="Aptos" w:cs="Aptos"/>
        </w:rPr>
        <w:t xml:space="preserve"> uw reactie kunnen we naar </w:t>
      </w:r>
      <w:r w:rsidRPr="0343D3C3" w:rsidR="705E6EE5">
        <w:rPr>
          <w:rFonts w:ascii="Aptos" w:hAnsi="Aptos" w:eastAsia="Aptos" w:cs="Aptos"/>
        </w:rPr>
        <w:t xml:space="preserve">een </w:t>
      </w:r>
      <w:r w:rsidRPr="0343D3C3">
        <w:rPr>
          <w:rFonts w:ascii="Aptos" w:hAnsi="Aptos" w:eastAsia="Aptos" w:cs="Aptos"/>
        </w:rPr>
        <w:t>betere productkwaliteit streven.</w:t>
      </w:r>
    </w:p>
    <w:p w:rsidR="0343D3C3" w:rsidP="0343D3C3" w:rsidRDefault="0343D3C3" w14:paraId="7A495759" w14:textId="72A7138B">
      <w:pPr>
        <w:rPr>
          <w:rFonts w:ascii="Aptos" w:hAnsi="Aptos" w:eastAsia="Aptos" w:cs="Aptos"/>
        </w:rPr>
      </w:pPr>
    </w:p>
    <w:p w:rsidR="148197FB" w:rsidP="0343D3C3" w:rsidRDefault="148197FB" w14:paraId="27052EDE" w14:textId="190D4AD2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Met vriendelijke groeten,</w:t>
      </w:r>
    </w:p>
    <w:p w:rsidR="148197FB" w:rsidP="0343D3C3" w:rsidRDefault="148197FB" w14:paraId="3D31464D" w14:textId="3810EB73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Robbe Koreman</w:t>
      </w:r>
    </w:p>
    <w:p w:rsidR="7375472E" w:rsidP="0343D3C3" w:rsidRDefault="7375472E" w14:paraId="699758DA" w14:textId="3BA97F37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Manager klantendienst</w:t>
      </w:r>
    </w:p>
    <w:p w:rsidR="148197FB" w:rsidP="0343D3C3" w:rsidRDefault="148197FB" w14:paraId="1C31C4E3" w14:textId="770CB67C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Nanu-Food-Gmbh</w:t>
      </w:r>
    </w:p>
    <w:p w:rsidR="148197FB" w:rsidP="0343D3C3" w:rsidRDefault="148197FB" w14:paraId="26D9200A" w14:textId="45E70209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Adresstraat 77, 3740 Düsseldorf</w:t>
      </w:r>
      <w:r w:rsidRPr="0343D3C3" w:rsidR="189C2510">
        <w:rPr>
          <w:rFonts w:ascii="Aptos" w:hAnsi="Aptos" w:eastAsia="Aptos" w:cs="Aptos"/>
        </w:rPr>
        <w:t>, Duitsland</w:t>
      </w:r>
    </w:p>
    <w:p w:rsidR="0343D3C3" w:rsidRDefault="0343D3C3" w14:paraId="13D9920C" w14:textId="61937D18">
      <w:r>
        <w:br w:type="page"/>
      </w:r>
    </w:p>
    <w:p w:rsidR="2623E5A2" w:rsidP="0343D3C3" w:rsidRDefault="2623E5A2" w14:paraId="398F65E7" w14:textId="2756AC85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Geachte mevrouw Verspikken</w:t>
      </w:r>
    </w:p>
    <w:p w:rsidR="0343D3C3" w:rsidP="0343D3C3" w:rsidRDefault="0343D3C3" w14:paraId="444F19B8" w14:textId="6D11C21D">
      <w:pPr>
        <w:rPr>
          <w:rFonts w:ascii="Aptos" w:hAnsi="Aptos" w:eastAsia="Aptos" w:cs="Aptos"/>
        </w:rPr>
      </w:pPr>
    </w:p>
    <w:p w:rsidR="01D2B5D8" w:rsidP="0343D3C3" w:rsidRDefault="01D2B5D8" w14:paraId="55539F81" w14:textId="22659E7D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Bedankt voor uw mail.</w:t>
      </w:r>
    </w:p>
    <w:p w:rsidR="0343D3C3" w:rsidP="0343D3C3" w:rsidRDefault="0343D3C3" w14:paraId="785FFF7F" w14:textId="0D47B030">
      <w:pPr>
        <w:rPr>
          <w:rFonts w:ascii="Aptos" w:hAnsi="Aptos" w:eastAsia="Aptos" w:cs="Aptos"/>
        </w:rPr>
      </w:pPr>
    </w:p>
    <w:p w:rsidR="01D2B5D8" w:rsidP="0343D3C3" w:rsidRDefault="01D2B5D8" w14:paraId="4497DEED" w14:textId="3CD8403D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 xml:space="preserve">De damesjassen van het merk CKS waren afgelopen week niet voorradig </w:t>
      </w:r>
      <w:ins w:author="Saskia Schoefs" w:date="2025-10-06T19:57:00Z" w:id="58">
        <w:r w:rsidRPr="0343D3C3" w:rsidR="320A3504">
          <w:rPr>
            <w:rFonts w:ascii="Aptos" w:hAnsi="Aptos" w:eastAsia="Aptos" w:cs="Aptos"/>
          </w:rPr>
          <w:t xml:space="preserve"> hier komma </w:t>
        </w:r>
      </w:ins>
      <w:r w:rsidRPr="0343D3C3">
        <w:rPr>
          <w:rFonts w:ascii="Aptos" w:hAnsi="Aptos" w:eastAsia="Aptos" w:cs="Aptos"/>
        </w:rPr>
        <w:t xml:space="preserve">vandaar dat u de jas </w:t>
      </w:r>
      <w:r w:rsidRPr="0343D3C3" w:rsidR="00551114">
        <w:rPr>
          <w:rFonts w:ascii="Aptos" w:hAnsi="Aptos" w:eastAsia="Aptos" w:cs="Aptos"/>
        </w:rPr>
        <w:t>5 dagen later dan normaal ontvangen heeft.</w:t>
      </w:r>
    </w:p>
    <w:p w:rsidR="00551114" w:rsidP="0343D3C3" w:rsidRDefault="00551114" w14:paraId="3B5A41C0" w14:textId="5DEEECF4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Ik heb even nagekeken en u zou dezelfde dag als dat u de bestelling geplaatst heeft een mail ontvangen hebben.</w:t>
      </w:r>
    </w:p>
    <w:p w:rsidR="00551114" w:rsidP="0343D3C3" w:rsidRDefault="00551114" w14:paraId="518886A7" w14:textId="4A028B10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In deze mail stond vermeld dat de jas die u besteld heeft momenteel niet in voorraad is en dat de verzending vertraging zal</w:t>
      </w:r>
      <w:ins w:author="Saskia Schoefs" w:date="2025-10-06T19:58:00Z" w:id="59">
        <w:r w:rsidRPr="0343D3C3" w:rsidR="2B086A9E">
          <w:rPr>
            <w:rFonts w:ascii="Aptos" w:hAnsi="Aptos" w:eastAsia="Aptos" w:cs="Aptos"/>
          </w:rPr>
          <w:t>/zou</w:t>
        </w:r>
      </w:ins>
      <w:r w:rsidRPr="0343D3C3">
        <w:rPr>
          <w:rFonts w:ascii="Aptos" w:hAnsi="Aptos" w:eastAsia="Aptos" w:cs="Aptos"/>
        </w:rPr>
        <w:t xml:space="preserve"> oplopen.</w:t>
      </w:r>
    </w:p>
    <w:p w:rsidR="00551114" w:rsidP="0343D3C3" w:rsidRDefault="00551114" w14:paraId="69B51DE3" w14:textId="4FA17509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Ook stond er in deze mail vermeld dat u deze bestelling kosteloos</w:t>
      </w:r>
      <w:r w:rsidRPr="0343D3C3" w:rsidR="6472CDE9">
        <w:rPr>
          <w:rFonts w:ascii="Aptos" w:hAnsi="Aptos" w:eastAsia="Aptos" w:cs="Aptos"/>
        </w:rPr>
        <w:t xml:space="preserve"> </w:t>
      </w:r>
      <w:del w:author="Saskia Schoefs" w:date="2025-10-06T19:58:00Z" w:id="60">
        <w:r w:rsidRPr="0343D3C3" w:rsidDel="6472CDE9">
          <w:rPr>
            <w:rFonts w:ascii="Aptos" w:hAnsi="Aptos" w:eastAsia="Aptos" w:cs="Aptos"/>
          </w:rPr>
          <w:delText xml:space="preserve">kan </w:delText>
        </w:r>
      </w:del>
      <w:ins w:author="Saskia Schoefs" w:date="2025-10-06T19:58:00Z" w:id="61">
        <w:r w:rsidRPr="0343D3C3" w:rsidR="5D82534B">
          <w:rPr>
            <w:rFonts w:ascii="Aptos" w:hAnsi="Aptos" w:eastAsia="Aptos" w:cs="Aptos"/>
          </w:rPr>
          <w:t xml:space="preserve"> kon </w:t>
        </w:r>
      </w:ins>
      <w:r w:rsidRPr="0343D3C3" w:rsidR="6472CDE9">
        <w:rPr>
          <w:rFonts w:ascii="Aptos" w:hAnsi="Aptos" w:eastAsia="Aptos" w:cs="Aptos"/>
        </w:rPr>
        <w:t>annuleren tot drie dagen na het plaatsen van de bestelling.</w:t>
      </w:r>
    </w:p>
    <w:p w:rsidR="0343D3C3" w:rsidP="0343D3C3" w:rsidRDefault="0343D3C3" w14:paraId="5EDDC018" w14:textId="7CDD10FC">
      <w:pPr>
        <w:rPr>
          <w:rFonts w:ascii="Aptos" w:hAnsi="Aptos" w:eastAsia="Aptos" w:cs="Aptos"/>
        </w:rPr>
      </w:pPr>
    </w:p>
    <w:p w:rsidR="731458D6" w:rsidP="0343D3C3" w:rsidRDefault="731458D6" w14:paraId="49B7FE24" w14:textId="3D04C463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 xml:space="preserve">Ik wil u </w:t>
      </w:r>
      <w:ins w:author="Saskia Schoefs" w:date="2025-10-06T19:58:00Z" w:id="62">
        <w:r w:rsidRPr="0343D3C3" w:rsidR="61F1C44D">
          <w:rPr>
            <w:rFonts w:ascii="Aptos" w:hAnsi="Aptos" w:eastAsia="Aptos" w:cs="Aptos"/>
          </w:rPr>
          <w:t xml:space="preserve">toch </w:t>
        </w:r>
      </w:ins>
      <w:r w:rsidRPr="0343D3C3" w:rsidR="7E731541">
        <w:rPr>
          <w:rFonts w:ascii="Aptos" w:hAnsi="Aptos" w:eastAsia="Aptos" w:cs="Aptos"/>
        </w:rPr>
        <w:t xml:space="preserve">graag 10% korting op een volgende aankoop aanbieden ter compensatie voor dit misverstand, </w:t>
      </w:r>
      <w:ins w:author="Saskia Schoefs" w:date="2025-10-06T19:58:00Z" w:id="63">
        <w:r w:rsidRPr="0343D3C3" w:rsidR="07459512">
          <w:rPr>
            <w:rFonts w:ascii="Aptos" w:hAnsi="Aptos" w:eastAsia="Aptos" w:cs="Aptos"/>
          </w:rPr>
          <w:t xml:space="preserve"> waarom komma? </w:t>
        </w:r>
        <w:r>
          <w:tab/>
        </w:r>
        <w:r>
          <w:tab/>
        </w:r>
        <w:r w:rsidRPr="0343D3C3" w:rsidR="07459512">
          <w:rPr>
            <w:rFonts w:ascii="Aptos" w:hAnsi="Aptos" w:eastAsia="Aptos" w:cs="Aptos"/>
          </w:rPr>
          <w:t>Eigenlijk is het geen misverstand: niet jouw fout. Ik zou dit weglaten</w:t>
        </w:r>
      </w:ins>
      <w:ins w:author="Saskia Schoefs" w:date="2025-10-06T19:59:00Z" w:id="64">
        <w:r w:rsidRPr="0343D3C3" w:rsidR="07459512">
          <w:rPr>
            <w:rFonts w:ascii="Aptos" w:hAnsi="Aptos" w:eastAsia="Aptos" w:cs="Aptos"/>
          </w:rPr>
          <w:t>/anders formuleren.</w:t>
        </w:r>
      </w:ins>
    </w:p>
    <w:p w:rsidR="7E731541" w:rsidP="0343D3C3" w:rsidRDefault="7E731541" w14:paraId="315374A8" w14:textId="0B2FE270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 xml:space="preserve">U kunt deze korting </w:t>
      </w:r>
      <w:r w:rsidRPr="0343D3C3" w:rsidR="18AA3F0D">
        <w:rPr>
          <w:rFonts w:ascii="Aptos" w:hAnsi="Aptos" w:eastAsia="Aptos" w:cs="Aptos"/>
        </w:rPr>
        <w:t>activeren door bij de CheckOut de coupon code "GOTHG528"</w:t>
      </w:r>
      <w:r w:rsidRPr="0343D3C3" w:rsidR="4149B63D">
        <w:rPr>
          <w:rFonts w:ascii="Aptos" w:hAnsi="Aptos" w:eastAsia="Aptos" w:cs="Aptos"/>
        </w:rPr>
        <w:t xml:space="preserve"> in te geven bij uw volgende bestelling.</w:t>
      </w:r>
    </w:p>
    <w:p w:rsidR="0343D3C3" w:rsidP="0343D3C3" w:rsidRDefault="0343D3C3" w14:paraId="736D80D7" w14:textId="629D5AFE">
      <w:pPr>
        <w:rPr>
          <w:rFonts w:ascii="Aptos" w:hAnsi="Aptos" w:eastAsia="Aptos" w:cs="Aptos"/>
        </w:rPr>
      </w:pPr>
    </w:p>
    <w:p w:rsidR="20E1C0EA" w:rsidP="0343D3C3" w:rsidRDefault="20E1C0EA" w14:paraId="14D2FA70" w14:textId="0DCFF325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 xml:space="preserve">Bedankt </w:t>
      </w:r>
      <w:r w:rsidRPr="0343D3C3">
        <w:rPr>
          <w:rFonts w:ascii="Aptos" w:hAnsi="Aptos" w:eastAsia="Aptos" w:cs="Aptos"/>
          <w:highlight w:val="magenta"/>
          <w:rPrChange w:author="Saskia Schoefs" w:date="2025-10-06T19:59:00Z" w:id="65">
            <w:rPr>
              <w:rFonts w:ascii="Aptos" w:hAnsi="Aptos" w:eastAsia="Aptos" w:cs="Aptos"/>
            </w:rPr>
          </w:rPrChange>
        </w:rPr>
        <w:t>voor</w:t>
      </w:r>
      <w:r w:rsidRPr="0343D3C3">
        <w:rPr>
          <w:rFonts w:ascii="Aptos" w:hAnsi="Aptos" w:eastAsia="Aptos" w:cs="Aptos"/>
        </w:rPr>
        <w:t xml:space="preserve"> </w:t>
      </w:r>
      <w:ins w:author="Saskia Schoefs" w:date="2025-10-06T19:59:00Z" w:id="66">
        <w:r w:rsidRPr="0343D3C3" w:rsidR="630EF4F4">
          <w:rPr>
            <w:rFonts w:ascii="Aptos" w:hAnsi="Aptos" w:eastAsia="Aptos" w:cs="Aptos"/>
          </w:rPr>
          <w:t xml:space="preserve"> dialectfout: OM </w:t>
        </w:r>
      </w:ins>
      <w:r w:rsidRPr="0343D3C3">
        <w:rPr>
          <w:rFonts w:ascii="Aptos" w:hAnsi="Aptos" w:eastAsia="Aptos" w:cs="Aptos"/>
        </w:rPr>
        <w:t xml:space="preserve">ons op de hoogte te brengen van dit </w:t>
      </w:r>
      <w:r w:rsidRPr="0343D3C3" w:rsidR="6EFC071A">
        <w:rPr>
          <w:rFonts w:ascii="Aptos" w:hAnsi="Aptos" w:eastAsia="Aptos" w:cs="Aptos"/>
        </w:rPr>
        <w:t>misverstand</w:t>
      </w:r>
      <w:r w:rsidRPr="0343D3C3" w:rsidR="6EFC071A">
        <w:rPr>
          <w:rFonts w:ascii="Aptos" w:hAnsi="Aptos" w:eastAsia="Aptos" w:cs="Aptos"/>
          <w:highlight w:val="yellow"/>
          <w:rPrChange w:author="Saskia Schoefs" w:date="2025-10-06T19:59:00Z" w:id="67">
            <w:rPr>
              <w:rFonts w:ascii="Aptos" w:hAnsi="Aptos" w:eastAsia="Aptos" w:cs="Aptos"/>
            </w:rPr>
          </w:rPrChange>
        </w:rPr>
        <w:t>,</w:t>
      </w:r>
      <w:ins w:author="Saskia Schoefs" w:date="2025-10-06T19:59:00Z" w:id="68">
        <w:r w:rsidRPr="0343D3C3" w:rsidR="3CAAE402">
          <w:rPr>
            <w:rFonts w:ascii="Aptos" w:hAnsi="Aptos" w:eastAsia="Aptos" w:cs="Aptos"/>
          </w:rPr>
          <w:t xml:space="preserve">  komma kan hier niet</w:t>
        </w:r>
      </w:ins>
    </w:p>
    <w:p w:rsidR="6EFC071A" w:rsidP="0343D3C3" w:rsidRDefault="6EFC071A" w14:paraId="2A6227B4" w14:textId="0DBC1311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Zo kunnen wij erop letten dat in dit in de toekomst vermeden wordt.</w:t>
      </w:r>
    </w:p>
    <w:p w:rsidR="0343D3C3" w:rsidP="0343D3C3" w:rsidRDefault="0343D3C3" w14:paraId="6F13C0CB" w14:textId="3D567C13">
      <w:pPr>
        <w:rPr>
          <w:ins w:author="Saskia Schoefs" w:date="2025-10-06T19:59:00Z" w16du:dateUtc="2025-10-06T19:59:33Z" w:id="69"/>
          <w:rFonts w:ascii="Aptos" w:hAnsi="Aptos" w:eastAsia="Aptos" w:cs="Aptos"/>
        </w:rPr>
      </w:pPr>
    </w:p>
    <w:p w:rsidR="70F9284A" w:rsidP="0343D3C3" w:rsidRDefault="70F9284A" w14:paraId="3CC98E50" w14:textId="0A74A694">
      <w:pPr>
        <w:rPr>
          <w:rFonts w:ascii="Aptos" w:hAnsi="Aptos" w:eastAsia="Aptos" w:cs="Aptos"/>
        </w:rPr>
      </w:pPr>
      <w:ins w:author="Saskia Schoefs" w:date="2025-10-06T19:59:00Z" w:id="70">
        <w:r w:rsidRPr="0343D3C3">
          <w:rPr>
            <w:rFonts w:ascii="Aptos" w:hAnsi="Aptos" w:eastAsia="Aptos" w:cs="Aptos"/>
          </w:rPr>
          <w:t>Idem: niet ophakken per zin: geen subalinea’s maken.</w:t>
        </w:r>
      </w:ins>
    </w:p>
    <w:p w:rsidR="2623E5A2" w:rsidP="0343D3C3" w:rsidRDefault="2623E5A2" w14:paraId="1EBB918B" w14:textId="269B9247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Met vriendelijke groeten</w:t>
      </w:r>
    </w:p>
    <w:p w:rsidR="2623E5A2" w:rsidP="0343D3C3" w:rsidRDefault="2623E5A2" w14:paraId="68BB5A37" w14:textId="12FA2589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Koreman Robbe</w:t>
      </w:r>
      <w:ins w:author="Saskia Schoefs" w:date="2025-10-06T19:59:00Z" w:id="71">
        <w:r w:rsidRPr="0343D3C3" w:rsidR="14F1773E">
          <w:rPr>
            <w:rFonts w:ascii="Aptos" w:hAnsi="Aptos" w:eastAsia="Aptos" w:cs="Aptos"/>
          </w:rPr>
          <w:t xml:space="preserve">   Naam staat achterstevoren</w:t>
        </w:r>
      </w:ins>
    </w:p>
    <w:p w:rsidR="747A4D1E" w:rsidP="0343D3C3" w:rsidRDefault="747A4D1E" w14:paraId="31F748B9" w14:textId="48F62A58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Medewerker Servicedesk</w:t>
      </w:r>
    </w:p>
    <w:p w:rsidR="747A4D1E" w:rsidP="0343D3C3" w:rsidRDefault="747A4D1E" w14:paraId="571C5607" w14:textId="07F63224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BlueTeeth Webshop</w:t>
      </w:r>
    </w:p>
    <w:p w:rsidR="747A4D1E" w:rsidP="0343D3C3" w:rsidRDefault="747A4D1E" w14:paraId="2F044CB1" w14:textId="6A6DC993">
      <w:pPr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 xml:space="preserve">Harenlaan 93,  </w:t>
      </w:r>
      <w:r w:rsidRPr="0343D3C3" w:rsidR="44700342">
        <w:rPr>
          <w:rFonts w:ascii="Aptos" w:hAnsi="Aptos" w:eastAsia="Aptos" w:cs="Aptos"/>
        </w:rPr>
        <w:t>8472 Kleren, Nederland</w:t>
      </w:r>
    </w:p>
    <w:p w:rsidR="0343D3C3" w:rsidP="0343D3C3" w:rsidRDefault="0343D3C3" w14:paraId="3A1D6852" w14:textId="34221FCE">
      <w:pPr>
        <w:rPr>
          <w:rFonts w:ascii="Aptos" w:hAnsi="Aptos" w:eastAsia="Aptos" w:cs="Aptos"/>
        </w:rPr>
      </w:pPr>
    </w:p>
    <w:p w:rsidR="56FE19FC" w:rsidP="0343D3C3" w:rsidRDefault="56FE19FC" w14:paraId="30079FE0" w14:textId="238DDC2F">
      <w:r>
        <w:br w:type="page"/>
      </w:r>
    </w:p>
    <w:p w:rsidR="386F5521" w:rsidP="0343D3C3" w:rsidRDefault="386F5521" w14:paraId="20A81DE9" w14:textId="2E273B1B">
      <w:r>
        <w:t>Ya(</w:t>
      </w:r>
      <w:r w:rsidR="7E1ED31C">
        <w:t>t</w:t>
      </w:r>
      <w:r>
        <w:t>ing) Shen</w:t>
      </w:r>
    </w:p>
    <w:p w:rsidR="0343D3C3" w:rsidP="0343D3C3" w:rsidRDefault="0343D3C3" w14:paraId="078FC2F0" w14:textId="4C588972">
      <w:pPr>
        <w:pStyle w:val="NoSpacing"/>
      </w:pPr>
    </w:p>
    <w:p w:rsidR="6EEA1731" w:rsidP="0343D3C3" w:rsidRDefault="6EEA1731" w14:paraId="653A1EE4" w14:textId="2B5F8BCA">
      <w:pPr>
        <w:pStyle w:val="NoSpacing"/>
      </w:pPr>
      <w:r>
        <w:t>Geachte mevrouw Vandyck,</w:t>
      </w:r>
    </w:p>
    <w:p w:rsidR="0343D3C3" w:rsidP="0343D3C3" w:rsidRDefault="0343D3C3" w14:paraId="5D6734A1" w14:textId="61C7655F">
      <w:pPr>
        <w:pStyle w:val="NoSpacing"/>
      </w:pPr>
    </w:p>
    <w:p w:rsidR="3943BD57" w:rsidP="0343D3C3" w:rsidRDefault="3943BD57" w14:paraId="54C7B705" w14:textId="05570349">
      <w:pPr>
        <w:pStyle w:val="NoSpacing"/>
      </w:pPr>
      <w:r>
        <w:t xml:space="preserve">We hebben </w:t>
      </w:r>
      <w:r w:rsidRPr="0343D3C3">
        <w:rPr>
          <w:highlight w:val="red"/>
          <w:rPrChange w:author="Saskia Schoefs" w:date="2025-09-30T14:58:00Z" w:id="72">
            <w:rPr/>
          </w:rPrChange>
        </w:rPr>
        <w:t>u</w:t>
      </w:r>
      <w:r>
        <w:t xml:space="preserve"> mail goed ontvangen en danken </w:t>
      </w:r>
      <w:ins w:author="Saskia Schoefs" w:date="2025-09-30T15:11:00Z" w:id="73">
        <w:r w:rsidR="7015CC2C">
          <w:t xml:space="preserve">u </w:t>
        </w:r>
      </w:ins>
      <w:r>
        <w:t>ervoor</w:t>
      </w:r>
      <w:r w:rsidR="6EEA1731">
        <w:t xml:space="preserve">. </w:t>
      </w:r>
    </w:p>
    <w:p w:rsidR="2E99D262" w:rsidP="0343D3C3" w:rsidRDefault="2E99D262" w14:paraId="6D036939" w14:textId="17123454">
      <w:pPr>
        <w:pStyle w:val="NoSpacing"/>
      </w:pPr>
      <w:r>
        <w:t>Volgens het</w:t>
      </w:r>
      <w:r w:rsidR="6EEA1731">
        <w:t xml:space="preserve"> systeem</w:t>
      </w:r>
      <w:r w:rsidR="0C2E90EB">
        <w:t xml:space="preserve"> was er </w:t>
      </w:r>
      <w:r w:rsidR="6EEA1731">
        <w:t xml:space="preserve"> inderdaad ee</w:t>
      </w:r>
      <w:r w:rsidR="4D3FB054">
        <w:t xml:space="preserve">n </w:t>
      </w:r>
      <w:r w:rsidRPr="0343D3C3" w:rsidR="4D3FB054">
        <w:rPr>
          <w:highlight w:val="yellow"/>
          <w:rPrChange w:author="Saskia Schoefs" w:date="2025-10-06T20:00:00Z" w:id="74">
            <w:rPr/>
          </w:rPrChange>
        </w:rPr>
        <w:t>fout</w:t>
      </w:r>
      <w:r w:rsidR="4D3FB054">
        <w:t xml:space="preserve"> </w:t>
      </w:r>
      <w:ins w:author="Saskia Schoefs" w:date="2025-10-06T20:00:00Z" w:id="75">
        <w:r w:rsidR="4ED21340">
          <w:t xml:space="preserve"> vermijd negatieve woorden waar mogelijk </w:t>
        </w:r>
      </w:ins>
      <w:r w:rsidRPr="0343D3C3" w:rsidR="4D3FB054">
        <w:rPr>
          <w:highlight w:val="green"/>
          <w:rPrChange w:author="Saskia Schoefs" w:date="2025-09-30T15:11:00Z" w:id="76">
            <w:rPr/>
          </w:rPrChange>
        </w:rPr>
        <w:t>opgelopen</w:t>
      </w:r>
      <w:r w:rsidR="4D3FB054">
        <w:t xml:space="preserve"> </w:t>
      </w:r>
      <w:r w:rsidR="3E6634DA">
        <w:t>binnen het bedrijf</w:t>
      </w:r>
      <w:r w:rsidR="29392D09">
        <w:t xml:space="preserve">, </w:t>
      </w:r>
      <w:r w:rsidR="3E6634DA">
        <w:t>tijdens de kwaliteitsinspectie</w:t>
      </w:r>
      <w:r w:rsidR="5642FE1D">
        <w:t>.</w:t>
      </w:r>
    </w:p>
    <w:p w:rsidR="0343D3C3" w:rsidP="0343D3C3" w:rsidRDefault="0343D3C3" w14:paraId="5DA2F18B" w14:textId="54E60DCE">
      <w:pPr>
        <w:pStyle w:val="NoSpacing"/>
      </w:pPr>
    </w:p>
    <w:p w:rsidR="3B8EC394" w:rsidP="0343D3C3" w:rsidRDefault="3B8EC394" w14:paraId="1E1B9D87" w14:textId="1FF84693">
      <w:pPr>
        <w:pStyle w:val="NoSpacing"/>
        <w:rPr>
          <w:ins w:author="Saskia Schoefs" w:date="2025-10-06T20:00:00Z" w16du:dateUtc="2025-10-06T20:00:58Z" w:id="77"/>
        </w:rPr>
      </w:pPr>
      <w:r>
        <w:t>We</w:t>
      </w:r>
      <w:r w:rsidR="5642FE1D">
        <w:t xml:space="preserve"> willen dit ongemak </w:t>
      </w:r>
      <w:r w:rsidR="38BE597F">
        <w:t>vergoed</w:t>
      </w:r>
      <w:r w:rsidR="1875BC7B">
        <w:t>en met</w:t>
      </w:r>
      <w:r w:rsidR="2961D368">
        <w:t xml:space="preserve"> een vervangende levering</w:t>
      </w:r>
      <w:ins w:author="Saskia Schoefs" w:date="2025-10-06T20:00:00Z" w:id="78">
        <w:r w:rsidR="5CD30D12">
          <w:t xml:space="preserve"> van  een </w:t>
        </w:r>
      </w:ins>
      <w:del w:author="Saskia Schoefs" w:date="2025-10-06T20:00:00Z" w:id="79">
        <w:r w:rsidDel="5D63F0B4">
          <w:delText xml:space="preserve"> wat uit</w:delText>
        </w:r>
      </w:del>
      <w:r w:rsidR="0BEA619A">
        <w:t xml:space="preserve"> </w:t>
      </w:r>
      <w:r w:rsidR="1843C87F">
        <w:t>serie andere sausen</w:t>
      </w:r>
      <w:r w:rsidR="54C9866D">
        <w:t xml:space="preserve"> </w:t>
      </w:r>
      <w:del w:author="Saskia Schoefs" w:date="2025-10-06T20:00:00Z" w:id="80">
        <w:r w:rsidDel="54C9866D">
          <w:delText>bevat</w:delText>
        </w:r>
      </w:del>
      <w:r w:rsidR="4CF8E37D">
        <w:t xml:space="preserve">, </w:t>
      </w:r>
      <w:del w:author="Saskia Schoefs" w:date="2025-10-06T20:00:00Z" w:id="81">
        <w:r w:rsidDel="4CF8E37D">
          <w:delText xml:space="preserve">wat </w:delText>
        </w:r>
      </w:del>
      <w:ins w:author="Saskia Schoefs" w:date="2025-10-06T20:00:00Z" w:id="82">
        <w:r w:rsidR="072676E0">
          <w:t xml:space="preserve">die </w:t>
        </w:r>
      </w:ins>
      <w:r w:rsidR="1E3E0A62">
        <w:t>binnen de week kosteloos naar u verzonden</w:t>
      </w:r>
      <w:ins w:author="Saskia Schoefs" w:date="2025-10-06T20:00:00Z" w:id="83">
        <w:r w:rsidR="7EEA3198">
          <w:t xml:space="preserve"> wordt</w:t>
        </w:r>
      </w:ins>
      <w:r w:rsidR="1E3E0A62">
        <w:t>.</w:t>
      </w:r>
      <w:ins w:author="Saskia Schoefs" w:date="2025-09-30T15:11:00Z" w:id="84">
        <w:r w:rsidR="3AB84C0F">
          <w:t xml:space="preserve"> Zin klopt niet: herdenk</w:t>
        </w:r>
      </w:ins>
    </w:p>
    <w:p w:rsidR="6C675EAA" w:rsidP="0343D3C3" w:rsidRDefault="6C675EAA" w14:paraId="0EECB4B4" w14:textId="6043BED5">
      <w:pPr>
        <w:pStyle w:val="NoSpacing"/>
        <w:rPr>
          <w:ins w:author="Saskia Schoefs" w:date="2025-10-06T20:01:00Z" w16du:dateUtc="2025-10-06T20:01:37Z" w:id="85"/>
        </w:rPr>
      </w:pPr>
      <w:ins w:author="Saskia Schoefs" w:date="2025-10-06T20:01:00Z" w:id="86">
        <w:r>
          <w:t>Werk aan je verwijswoorden: die/dat, wie/wat.</w:t>
        </w:r>
      </w:ins>
    </w:p>
    <w:p w:rsidR="0343D3C3" w:rsidP="0343D3C3" w:rsidRDefault="0343D3C3" w14:paraId="6C7C9905" w14:textId="4DD24BA7">
      <w:pPr>
        <w:pStyle w:val="NoSpacing"/>
        <w:rPr>
          <w:ins w:author="Saskia Schoefs" w:date="2025-10-06T20:01:00Z" w16du:dateUtc="2025-10-06T20:01:25Z" w:id="87"/>
        </w:rPr>
      </w:pPr>
    </w:p>
    <w:p w:rsidR="6C675EAA" w:rsidRDefault="6C675EAA" w14:paraId="3F08B4B3" w14:textId="046439CE">
      <w:pPr>
        <w:pStyle w:val="NoSpacing"/>
        <w:rPr>
          <w:rFonts w:ascii="Aptos" w:hAnsi="Aptos" w:eastAsia="Aptos" w:cs="Aptos"/>
          <w:color w:val="751D20"/>
          <w:u w:val="single"/>
        </w:rPr>
        <w:pPrChange w:author="Saskia Schoefs" w:date="2025-10-06T20:01:00Z" w:id="88">
          <w:pPr/>
        </w:pPrChange>
      </w:pPr>
      <w:ins w:author="Saskia Schoefs" w:date="2025-10-06T20:01:00Z" w:id="89">
        <w:r w:rsidRPr="0343D3C3">
          <w:rPr>
            <w:rFonts w:ascii="Aptos" w:hAnsi="Aptos" w:eastAsia="Aptos" w:cs="Aptos"/>
            <w:color w:val="751D20"/>
            <w:u w:val="single"/>
          </w:rPr>
          <w:t>Uiteraard zal de eerste levering sauzen gratis weer opgehaald worden. We hopen dat u deze oplossing kan appreciëren.</w:t>
        </w:r>
      </w:ins>
    </w:p>
    <w:p w:rsidR="0343D3C3" w:rsidP="0343D3C3" w:rsidRDefault="0343D3C3" w14:paraId="21463BF9" w14:textId="09029BAE">
      <w:pPr>
        <w:pStyle w:val="NoSpacing"/>
      </w:pPr>
    </w:p>
    <w:p w:rsidR="699BF11C" w:rsidP="0343D3C3" w:rsidRDefault="699BF11C" w14:paraId="74B75257" w14:textId="3D078EE3">
      <w:pPr>
        <w:pStyle w:val="NoSpacing"/>
      </w:pPr>
      <w:r>
        <w:t>Als er nog vragen zijn, dan horen we dat graag!</w:t>
      </w:r>
    </w:p>
    <w:p w:rsidR="0343D3C3" w:rsidP="0343D3C3" w:rsidRDefault="0343D3C3" w14:paraId="621E0F36" w14:textId="57B7CEA8">
      <w:pPr>
        <w:pStyle w:val="NoSpacing"/>
      </w:pPr>
    </w:p>
    <w:p w:rsidR="6EEA1731" w:rsidP="0343D3C3" w:rsidRDefault="6EEA1731" w14:paraId="1D955882" w14:textId="795E9682">
      <w:pPr>
        <w:pStyle w:val="NoSpacing"/>
      </w:pPr>
      <w:r>
        <w:t>Met vriendelijke groet,</w:t>
      </w:r>
    </w:p>
    <w:p w:rsidR="0343D3C3" w:rsidP="0343D3C3" w:rsidRDefault="0343D3C3" w14:paraId="39289E31" w14:textId="305D7889">
      <w:pPr>
        <w:pStyle w:val="NoSpacing"/>
      </w:pPr>
    </w:p>
    <w:p w:rsidR="778D0114" w:rsidP="0343D3C3" w:rsidRDefault="778D0114" w14:paraId="1DC5E724" w14:textId="36825774">
      <w:pPr>
        <w:pStyle w:val="NoSpacing"/>
        <w:rPr>
          <w:ins w:author="Saskia Schoefs" w:date="2025-09-30T15:11:00Z" w16du:dateUtc="2025-09-30T15:11:47Z" w:id="90"/>
        </w:rPr>
      </w:pPr>
      <w:ins w:author="Saskia Schoefs" w:date="2025-09-30T15:11:00Z" w:id="91">
        <w:r>
          <w:t>NAAM</w:t>
        </w:r>
      </w:ins>
    </w:p>
    <w:p w:rsidR="079D450A" w:rsidP="0343D3C3" w:rsidRDefault="079D450A" w14:paraId="7A168E62" w14:textId="42681128">
      <w:pPr>
        <w:pStyle w:val="NoSpacing"/>
      </w:pPr>
      <w:r>
        <w:t>Klantenservice</w:t>
      </w:r>
      <w:ins w:author="Saskia Schoefs" w:date="2025-09-30T15:11:00Z" w:id="92">
        <w:r w:rsidR="03F7F712">
          <w:t xml:space="preserve"> (is geen functie)</w:t>
        </w:r>
      </w:ins>
    </w:p>
    <w:p w:rsidR="079D450A" w:rsidP="0343D3C3" w:rsidRDefault="079D450A" w14:paraId="3B074920" w14:textId="41EB0AC0">
      <w:pPr>
        <w:pStyle w:val="NoSpacing"/>
      </w:pPr>
      <w:r>
        <w:t>Nanu-Food-Gmbh</w:t>
      </w:r>
    </w:p>
    <w:p w:rsidR="079D450A" w:rsidP="0343D3C3" w:rsidRDefault="079D450A" w14:paraId="13CB1802" w14:textId="4014CD63">
      <w:pPr>
        <w:pStyle w:val="NoSpacing"/>
      </w:pPr>
      <w:r>
        <w:t>Düsseldorf</w:t>
      </w:r>
    </w:p>
    <w:p w:rsidR="0343D3C3" w:rsidP="0343D3C3" w:rsidRDefault="0343D3C3" w14:paraId="0B070DA3" w14:textId="28FE2D32">
      <w:pPr>
        <w:pStyle w:val="NoSpacing"/>
        <w:pBdr>
          <w:bottom w:val="single" w:color="000000" w:sz="12" w:space="1"/>
        </w:pBdr>
      </w:pPr>
    </w:p>
    <w:p w:rsidR="0343D3C3" w:rsidP="0343D3C3" w:rsidRDefault="0343D3C3" w14:paraId="52B3920C" w14:textId="6EB8BF3E">
      <w:pPr>
        <w:pStyle w:val="NoSpacing"/>
      </w:pPr>
    </w:p>
    <w:p w:rsidR="18611DC0" w:rsidP="0343D3C3" w:rsidRDefault="18611DC0" w14:paraId="259EEEB4" w14:textId="5CC8086F">
      <w:pPr>
        <w:pStyle w:val="NoSpacing"/>
      </w:pPr>
      <w:r>
        <w:t>Geachte mevrouw Verspikken,</w:t>
      </w:r>
    </w:p>
    <w:p w:rsidR="0343D3C3" w:rsidP="0343D3C3" w:rsidRDefault="0343D3C3" w14:paraId="705EB3AD" w14:textId="592D3B65">
      <w:pPr>
        <w:pStyle w:val="NoSpacing"/>
      </w:pPr>
    </w:p>
    <w:p w:rsidR="08D265FA" w:rsidP="0343D3C3" w:rsidRDefault="08D265FA" w14:paraId="3A44BDD2" w14:textId="49232C39">
      <w:pPr>
        <w:pStyle w:val="NoSpacing"/>
      </w:pPr>
      <w:r>
        <w:t>We hebben uw mail</w:t>
      </w:r>
      <w:del w:author="Saskia Schoefs" w:date="2025-10-06T20:02:00Z" w:id="93">
        <w:r w:rsidDel="08D265FA">
          <w:delText xml:space="preserve"> goed ontvangen</w:delText>
        </w:r>
      </w:del>
      <w:r w:rsidR="5AA1F42A">
        <w:t xml:space="preserve"> </w:t>
      </w:r>
      <w:r w:rsidR="7C3C2C0B">
        <w:t>in verband met de damesjas</w:t>
      </w:r>
      <w:r w:rsidR="5AA1F42A">
        <w:t>.</w:t>
      </w:r>
      <w:ins w:author="Saskia Schoefs" w:date="2025-10-06T20:02:00Z" w:id="94">
        <w:r w:rsidR="7F8D97B7">
          <w:t xml:space="preserve"> goed ontvangen.</w:t>
        </w:r>
      </w:ins>
    </w:p>
    <w:p w:rsidR="0343D3C3" w:rsidP="0343D3C3" w:rsidRDefault="0343D3C3" w14:paraId="1D51D3FC" w14:textId="48961387">
      <w:pPr>
        <w:pStyle w:val="NoSpacing"/>
        <w:rPr>
          <w:del w:author="Saskia Schoefs" w:date="2025-10-06T20:02:00Z" w16du:dateUtc="2025-10-06T20:02:50Z" w:id="95"/>
        </w:rPr>
      </w:pPr>
    </w:p>
    <w:p w:rsidR="0343D3C3" w:rsidP="0343D3C3" w:rsidRDefault="0343D3C3" w14:paraId="2C6BF50C" w14:textId="7FE87409">
      <w:pPr>
        <w:pStyle w:val="NoSpacing"/>
      </w:pPr>
    </w:p>
    <w:p w:rsidR="0343D3C3" w:rsidP="0343D3C3" w:rsidRDefault="0343D3C3" w14:paraId="5F30F995" w14:textId="33FB6907">
      <w:pPr>
        <w:pStyle w:val="NoSpacing"/>
      </w:pPr>
    </w:p>
    <w:p w:rsidR="0343D3C3" w:rsidP="0343D3C3" w:rsidRDefault="0343D3C3" w14:paraId="40254D26" w14:textId="75F57A5B">
      <w:pPr>
        <w:pStyle w:val="NoSpacing"/>
      </w:pPr>
    </w:p>
    <w:p w:rsidR="0343D3C3" w:rsidP="0343D3C3" w:rsidRDefault="0343D3C3" w14:paraId="79E57434" w14:textId="3F9B6943">
      <w:pPr>
        <w:pStyle w:val="NoSpacing"/>
      </w:pPr>
    </w:p>
    <w:p w:rsidR="5AA1F42A" w:rsidP="0343D3C3" w:rsidRDefault="5AA1F42A" w14:paraId="441B0A88" w14:textId="4B277BB6">
      <w:pPr>
        <w:pStyle w:val="NoSpacing"/>
      </w:pPr>
      <w:r>
        <w:t>Aarzel niet om contact op te nemen als we no</w:t>
      </w:r>
      <w:r w:rsidR="2058C2C8">
        <w:t>g</w:t>
      </w:r>
      <w:r>
        <w:t xml:space="preserve"> iets voor u kunnen doen.</w:t>
      </w:r>
    </w:p>
    <w:p w:rsidR="0343D3C3" w:rsidP="0343D3C3" w:rsidRDefault="0343D3C3" w14:paraId="390147B8" w14:textId="2A4D5724">
      <w:pPr>
        <w:pStyle w:val="NoSpacing"/>
      </w:pPr>
    </w:p>
    <w:p w:rsidR="08D265FA" w:rsidP="0343D3C3" w:rsidRDefault="08D265FA" w14:paraId="5986F696" w14:textId="5BBEBD20">
      <w:pPr>
        <w:pStyle w:val="NoSpacing"/>
      </w:pPr>
      <w:r>
        <w:t>Met vriendelijke groeten,</w:t>
      </w:r>
    </w:p>
    <w:p w:rsidR="0343D3C3" w:rsidP="0343D3C3" w:rsidRDefault="0343D3C3" w14:paraId="04645F47" w14:textId="12008458">
      <w:pPr>
        <w:pStyle w:val="NoSpacing"/>
      </w:pPr>
    </w:p>
    <w:p w:rsidR="08D265FA" w:rsidP="0343D3C3" w:rsidRDefault="08D265FA" w14:paraId="4675049D" w14:textId="28F6CF4B">
      <w:pPr>
        <w:pStyle w:val="NoSpacing"/>
        <w:rPr>
          <w:ins w:author="Saskia Schoefs" w:date="2025-10-06T20:02:00Z" w16du:dateUtc="2025-10-06T20:02:23Z" w:id="96"/>
        </w:rPr>
      </w:pPr>
      <w:r>
        <w:t>Yating Shen</w:t>
      </w:r>
    </w:p>
    <w:p w:rsidR="0343D3C3" w:rsidP="728B64E1" w:rsidRDefault="52D1C77B" w14:paraId="3F3AED67" w14:textId="586618C5">
      <w:pPr>
        <w:pStyle w:val="NoSpacing"/>
      </w:pPr>
      <w:r>
        <w:t>Manager klantenservice</w:t>
      </w:r>
    </w:p>
    <w:p w:rsidR="08D265FA" w:rsidP="0343D3C3" w:rsidRDefault="08D265FA" w14:paraId="0AC274B8" w14:textId="30597342">
      <w:pPr>
        <w:pStyle w:val="NoSpacing"/>
      </w:pPr>
      <w:r>
        <w:t>BlueTheeth</w:t>
      </w:r>
    </w:p>
    <w:p w:rsidR="0343D3C3" w:rsidRDefault="0343D3C3" w14:paraId="66B759D6" w14:textId="7C3EE3BF">
      <w:r>
        <w:br w:type="page"/>
      </w:r>
    </w:p>
    <w:p w:rsidR="7D354D9E" w:rsidP="0343D3C3" w:rsidRDefault="7D354D9E" w14:paraId="50DFB82C" w14:textId="3585634B">
      <w:pPr>
        <w:pStyle w:val="NoSpacing"/>
      </w:pPr>
      <w:r>
        <w:t>Pieter Dugardyn</w:t>
      </w:r>
      <w:r>
        <w:br/>
      </w:r>
      <w:r w:rsidR="548C4253">
        <w:t>1:</w:t>
      </w:r>
      <w:r>
        <w:br/>
      </w:r>
      <w:r w:rsidR="7FB15A12">
        <w:t xml:space="preserve">Geachte </w:t>
      </w:r>
      <w:r w:rsidR="4B121074">
        <w:t>mevrouw Vandyck</w:t>
      </w:r>
    </w:p>
    <w:p w:rsidR="4B121074" w:rsidP="0343D3C3" w:rsidRDefault="4B121074" w14:paraId="360C59A4" w14:textId="2A7C9A55">
      <w:pPr>
        <w:pStyle w:val="NoSpacing"/>
      </w:pPr>
      <w:r>
        <w:t xml:space="preserve"> </w:t>
      </w:r>
    </w:p>
    <w:p w:rsidR="7B4A5C02" w:rsidP="0343D3C3" w:rsidRDefault="7B4A5C02" w14:paraId="59C28E9B" w14:textId="1704BC28">
      <w:pPr>
        <w:pStyle w:val="NoSpacing"/>
      </w:pPr>
      <w:r>
        <w:t>Bed</w:t>
      </w:r>
      <w:r w:rsidR="4B121074">
        <w:t>ank</w:t>
      </w:r>
      <w:r w:rsidR="5A6E600B">
        <w:t>t</w:t>
      </w:r>
      <w:r w:rsidR="4B121074">
        <w:t xml:space="preserve"> voor uw bericht. Na intern onderzoek hebben wij vastgesteld dat er tijdens de kwaliteitsinspectie van de artikelen helaas iets is misgegaan. Onze oprechte excuses hiervoor.</w:t>
      </w:r>
    </w:p>
    <w:p w:rsidR="4B121074" w:rsidP="0343D3C3" w:rsidRDefault="4B121074" w14:paraId="3FE764DA" w14:textId="745984F3">
      <w:pPr>
        <w:pStyle w:val="NoSpacing"/>
      </w:pPr>
      <w:r>
        <w:t xml:space="preserve"> </w:t>
      </w:r>
    </w:p>
    <w:p w:rsidR="4B121074" w:rsidP="0343D3C3" w:rsidRDefault="4B121074" w14:paraId="0F1B43A2" w14:textId="6399A774">
      <w:pPr>
        <w:pStyle w:val="NoSpacing"/>
        <w:spacing w:line="240" w:lineRule="auto"/>
        <w:rPr>
          <w:ins w:author="Saskia Schoefs" w:date="2025-10-06T20:03:00Z" w16du:dateUtc="2025-10-06T20:03:23Z" w:id="97"/>
          <w:rFonts w:ascii="Aptos" w:hAnsi="Aptos" w:eastAsia="Aptos" w:cs="Aptos"/>
        </w:rPr>
      </w:pPr>
      <w:r>
        <w:t>Om dit recht te zetten sturen wij u vandaag nog, volledig kosteloos, een vervangende levering toe. Daarnaast willen wij u graag een assortiment van andere sauzen aanbieden als extra tegemoetkoming.</w:t>
      </w:r>
      <w:ins w:author="Saskia Schoefs" w:date="2025-10-06T20:03:00Z" w:id="98">
        <w:r w:rsidR="349165D9">
          <w:t xml:space="preserve"> (</w:t>
        </w:r>
        <w:r w:rsidRPr="0343D3C3" w:rsidR="349165D9">
          <w:rPr>
            <w:rFonts w:ascii="Aptos" w:hAnsi="Aptos" w:eastAsia="Aptos" w:cs="Aptos"/>
            <w:color w:val="D13438"/>
            <w:u w:val="single"/>
          </w:rPr>
          <w:t>Uiteraard zal de eerste levering sauzen gratis weer opgehaald worden. We hopen dat u deze oplossing kan appreciëren.)</w:t>
        </w:r>
      </w:ins>
    </w:p>
    <w:p w:rsidR="0343D3C3" w:rsidP="0343D3C3" w:rsidRDefault="0343D3C3" w14:paraId="3DBC824D" w14:textId="1644A4B3">
      <w:pPr>
        <w:pStyle w:val="NoSpacing"/>
      </w:pPr>
    </w:p>
    <w:p w:rsidR="4B121074" w:rsidP="0343D3C3" w:rsidRDefault="4B121074" w14:paraId="46E889B8" w14:textId="73002EF8">
      <w:pPr>
        <w:pStyle w:val="NoSpacing"/>
        <w:rPr>
          <w:ins w:author="Saskia Schoefs" w:date="2025-09-30T15:12:00Z" w16du:dateUtc="2025-09-30T15:12:20Z" w:id="99"/>
        </w:rPr>
      </w:pPr>
      <w:r>
        <w:t xml:space="preserve"> Wij hopen dat dit een gepaste oplossing is voor u en danken u voor uw begrip en vertrouwen in Nanu-Food-GmbH.</w:t>
      </w:r>
    </w:p>
    <w:p w:rsidR="0343D3C3" w:rsidP="0343D3C3" w:rsidRDefault="0343D3C3" w14:paraId="02130C20" w14:textId="23D600C2">
      <w:pPr>
        <w:pStyle w:val="NoSpacing"/>
        <w:rPr>
          <w:ins w:author="Saskia Schoefs" w:date="2025-09-30T15:12:00Z" w16du:dateUtc="2025-09-30T15:12:21Z" w:id="100"/>
        </w:rPr>
      </w:pPr>
    </w:p>
    <w:p w:rsidR="0EC51C76" w:rsidP="0343D3C3" w:rsidRDefault="0EC51C76" w14:paraId="46AAE523" w14:textId="3D1487D5">
      <w:pPr>
        <w:pStyle w:val="NoSpacing"/>
        <w:rPr>
          <w:ins w:author="Saskia Schoefs" w:date="2025-09-30T15:12:00Z" w16du:dateUtc="2025-09-30T15:12:37Z" w:id="101"/>
        </w:rPr>
      </w:pPr>
      <w:ins w:author="Saskia Schoefs" w:date="2025-09-30T15:12:00Z" w:id="102">
        <w:r>
          <w:t xml:space="preserve">(Als u nog vragen heeft, mag u ons altijd contacteren) </w:t>
        </w:r>
      </w:ins>
    </w:p>
    <w:p w:rsidR="0343D3C3" w:rsidP="0343D3C3" w:rsidRDefault="0343D3C3" w14:paraId="38992337" w14:textId="13F37D6F">
      <w:pPr>
        <w:pStyle w:val="NoSpacing"/>
        <w:rPr>
          <w:ins w:author="Saskia Schoefs" w:date="2025-10-06T20:03:00Z" w16du:dateUtc="2025-10-06T20:03:38Z" w:id="103"/>
        </w:rPr>
      </w:pPr>
    </w:p>
    <w:p w:rsidR="0EC51C76" w:rsidP="0343D3C3" w:rsidRDefault="0EC51C76" w14:paraId="79879E90" w14:textId="7AC7643F">
      <w:pPr>
        <w:pStyle w:val="NoSpacing"/>
      </w:pPr>
      <w:ins w:author="Saskia Schoefs" w:date="2025-09-30T15:12:00Z" w:id="104">
        <w:r>
          <w:t>Prima stijl</w:t>
        </w:r>
      </w:ins>
      <w:ins w:author="Saskia Schoefs" w:date="2025-10-06T20:03:00Z" w:id="105">
        <w:r w:rsidR="094AF9C6">
          <w:t>, Pieter</w:t>
        </w:r>
      </w:ins>
      <w:ins w:author="Saskia Schoefs" w:date="2025-09-30T15:12:00Z" w:id="106">
        <w:r>
          <w:t>!</w:t>
        </w:r>
      </w:ins>
    </w:p>
    <w:p w:rsidR="4B121074" w:rsidP="0343D3C3" w:rsidRDefault="4B121074" w14:paraId="291BAE8A" w14:textId="3287F21C">
      <w:pPr>
        <w:pStyle w:val="NoSpacing"/>
      </w:pPr>
      <w:r>
        <w:t xml:space="preserve"> </w:t>
      </w:r>
    </w:p>
    <w:p w:rsidR="4B121074" w:rsidP="0343D3C3" w:rsidRDefault="4B121074" w14:paraId="53523ED1" w14:textId="47237F32">
      <w:pPr>
        <w:pStyle w:val="NoSpacing"/>
      </w:pPr>
      <w:r>
        <w:t>Met vriendelijke groet</w:t>
      </w:r>
    </w:p>
    <w:p w:rsidR="4B121074" w:rsidP="0343D3C3" w:rsidRDefault="4B121074" w14:paraId="66C29F3F" w14:textId="5D3547D4">
      <w:pPr>
        <w:pStyle w:val="NoSpacing"/>
        <w:rPr>
          <w:ins w:author="Saskia Schoefs" w:date="2025-09-30T15:12:00Z" w16du:dateUtc="2025-09-30T15:12:41Z" w:id="107"/>
        </w:rPr>
      </w:pPr>
      <w:r>
        <w:t>Pieter Dugardyn</w:t>
      </w:r>
    </w:p>
    <w:p w:rsidR="5C249265" w:rsidP="0343D3C3" w:rsidRDefault="5C249265" w14:paraId="29EF5FFD" w14:textId="7983153E">
      <w:pPr>
        <w:pStyle w:val="NoSpacing"/>
      </w:pPr>
      <w:ins w:author="Saskia Schoefs" w:date="2025-09-30T15:12:00Z" w:id="108">
        <w:r>
          <w:t>functie</w:t>
        </w:r>
      </w:ins>
    </w:p>
    <w:p w:rsidR="4B121074" w:rsidP="0343D3C3" w:rsidRDefault="4B121074" w14:paraId="19B0C794" w14:textId="7F6898D7">
      <w:pPr>
        <w:pStyle w:val="NoSpacing"/>
      </w:pPr>
      <w:r>
        <w:t>Nanu-Food-GmbH</w:t>
      </w:r>
      <w:r>
        <w:br/>
      </w:r>
    </w:p>
    <w:p w:rsidR="12B54B5C" w:rsidP="0343D3C3" w:rsidRDefault="12B54B5C" w14:paraId="2B9EAEF0" w14:textId="6C053B48">
      <w:pPr>
        <w:pStyle w:val="NoSpacing"/>
      </w:pPr>
      <w:r>
        <w:t>2:</w:t>
      </w:r>
      <w:r>
        <w:br/>
      </w:r>
      <w:r w:rsidRPr="0343D3C3" w:rsidR="0A7FECFE">
        <w:rPr>
          <w:highlight w:val="green"/>
          <w:rPrChange w:author="Saskia Schoefs" w:date="2025-09-30T15:12:00Z" w:id="109">
            <w:rPr/>
          </w:rPrChange>
        </w:rPr>
        <w:t>Beste</w:t>
      </w:r>
      <w:r w:rsidR="0A7FECFE">
        <w:t xml:space="preserve"> mevrouw Verspikken</w:t>
      </w:r>
      <w:ins w:author="Saskia Schoefs" w:date="2025-10-06T20:03:00Z" w:id="110">
        <w:r w:rsidR="57CE29AC">
          <w:t xml:space="preserve">  (eerste contact = Geachte iplv Beste)</w:t>
        </w:r>
      </w:ins>
    </w:p>
    <w:p w:rsidR="0A7FECFE" w:rsidP="0343D3C3" w:rsidRDefault="0A7FECFE" w14:paraId="37A4CFF8" w14:textId="0116AB63">
      <w:pPr>
        <w:pStyle w:val="NoSpacing"/>
      </w:pPr>
      <w:r>
        <w:t xml:space="preserve"> </w:t>
      </w:r>
    </w:p>
    <w:p w:rsidR="0A7FECFE" w:rsidP="0343D3C3" w:rsidRDefault="0A7FECFE" w14:paraId="4A4C0EF2" w14:textId="2C04EFDD">
      <w:pPr>
        <w:pStyle w:val="NoSpacing"/>
      </w:pPr>
      <w:r>
        <w:t xml:space="preserve">Bedankt voor uw vraag over de damesjas van CKS. We kunnen echter niet overgaan tot een volledige terugbetaling van het artikel. </w:t>
      </w:r>
      <w:ins w:author="Saskia Schoefs" w:date="2025-10-06T20:04:00Z" w:id="111">
        <w:r w:rsidR="32B44B3F">
          <w:t>(negatief geformuleerd: directe stijl: kies hier beter de indirecte stijl)</w:t>
        </w:r>
      </w:ins>
    </w:p>
    <w:p w:rsidR="0A7FECFE" w:rsidP="0343D3C3" w:rsidRDefault="0A7FECFE" w14:paraId="24CB628C" w14:textId="16B25B4F">
      <w:pPr>
        <w:pStyle w:val="NoSpacing"/>
      </w:pPr>
      <w:r>
        <w:t xml:space="preserve"> </w:t>
      </w:r>
    </w:p>
    <w:p w:rsidR="0A7FECFE" w:rsidP="0343D3C3" w:rsidRDefault="0A7FECFE" w14:paraId="48F1EEC1" w14:textId="6B37E9F4">
      <w:pPr>
        <w:pStyle w:val="NoSpacing"/>
      </w:pPr>
      <w:r>
        <w:t xml:space="preserve">Bij de bestelling merkten we dat het artikel niet meer </w:t>
      </w:r>
      <w:del w:author="Saskia Schoefs" w:date="2025-09-30T15:13:00Z" w:id="112">
        <w:r w:rsidDel="0A7FECFE">
          <w:delText xml:space="preserve">in </w:delText>
        </w:r>
      </w:del>
      <w:ins w:author="Saskia Schoefs" w:date="2025-09-30T15:13:00Z" w:id="113">
        <w:r w:rsidR="511559F9">
          <w:t xml:space="preserve"> op </w:t>
        </w:r>
      </w:ins>
      <w:r>
        <w:t>voorraad was, waardoor uw bestelling ook vertraging zou oplopen. We stelden u hier via mail ook van op de hoogt</w:t>
      </w:r>
      <w:r w:rsidRPr="0343D3C3">
        <w:rPr>
          <w:highlight w:val="cyan"/>
          <w:rPrChange w:author="Saskia Schoefs" w:date="2025-09-30T15:13:00Z" w:id="114">
            <w:rPr/>
          </w:rPrChange>
        </w:rPr>
        <w:t>e, en</w:t>
      </w:r>
      <w:r>
        <w:t xml:space="preserve"> </w:t>
      </w:r>
      <w:ins w:author="Saskia Schoefs" w:date="2025-10-06T20:04:00Z" w:id="115">
        <w:r w:rsidR="6AD43A79">
          <w:t xml:space="preserve">(komma overbodig voor ‘en’) </w:t>
        </w:r>
      </w:ins>
      <w:r>
        <w:t>boden een kosteloze annulering aan tot drie dagen na de besteldatum.</w:t>
      </w:r>
    </w:p>
    <w:p w:rsidR="0A7FECFE" w:rsidP="0343D3C3" w:rsidRDefault="0A7FECFE" w14:paraId="3AE62462" w14:textId="331A5C87">
      <w:pPr>
        <w:pStyle w:val="NoSpacing"/>
      </w:pPr>
      <w:r>
        <w:t xml:space="preserve"> </w:t>
      </w:r>
    </w:p>
    <w:p w:rsidR="0A7FECFE" w:rsidP="0343D3C3" w:rsidRDefault="0A7FECFE" w14:paraId="5852EBAE" w14:textId="1F682341">
      <w:pPr>
        <w:pStyle w:val="NoSpacing"/>
      </w:pPr>
      <w:r>
        <w:t xml:space="preserve">Aangezien we klantentevredenheid hoog in het vaandel dragen, willen we u graag een korting aanbieden van 10% bij uw volgende aankoop. </w:t>
      </w:r>
    </w:p>
    <w:p w:rsidR="0A7FECFE" w:rsidP="0343D3C3" w:rsidRDefault="0A7FECFE" w14:paraId="468A5A8E" w14:textId="3D2AE592">
      <w:pPr>
        <w:pStyle w:val="NoSpacing"/>
      </w:pPr>
      <w:r>
        <w:t xml:space="preserve"> </w:t>
      </w:r>
    </w:p>
    <w:p w:rsidR="0A7FECFE" w:rsidP="0343D3C3" w:rsidRDefault="0A7FECFE" w14:paraId="49818095" w14:textId="26985A11">
      <w:pPr>
        <w:pStyle w:val="NoSpacing"/>
        <w:rPr>
          <w:ins w:author="Saskia Schoefs" w:date="2025-09-30T15:13:00Z" w16du:dateUtc="2025-09-30T15:13:27Z" w:id="116"/>
        </w:rPr>
      </w:pPr>
      <w:r>
        <w:t>We hopen dat dit een gepaste oplossing is voor u.</w:t>
      </w:r>
    </w:p>
    <w:p w:rsidR="0343D3C3" w:rsidP="0343D3C3" w:rsidRDefault="0343D3C3" w14:paraId="0E11251A" w14:textId="31AED18F">
      <w:pPr>
        <w:pStyle w:val="NoSpacing"/>
        <w:rPr>
          <w:ins w:author="Saskia Schoefs" w:date="2025-09-30T15:13:00Z" w16du:dateUtc="2025-09-30T15:13:27Z" w:id="117"/>
        </w:rPr>
      </w:pPr>
    </w:p>
    <w:p w:rsidR="6905AE4A" w:rsidP="0343D3C3" w:rsidRDefault="6905AE4A" w14:paraId="508CE90A" w14:textId="57BDC618">
      <w:pPr>
        <w:pStyle w:val="NoSpacing"/>
      </w:pPr>
      <w:ins w:author="Saskia Schoefs" w:date="2025-09-30T15:13:00Z" w:id="118">
        <w:r>
          <w:t>+ ruimte voor vragen</w:t>
        </w:r>
      </w:ins>
    </w:p>
    <w:p w:rsidR="0A7FECFE" w:rsidP="0343D3C3" w:rsidRDefault="0A7FECFE" w14:paraId="2E4DDA44" w14:textId="4FCB816C">
      <w:pPr>
        <w:pStyle w:val="NoSpacing"/>
      </w:pPr>
      <w:r>
        <w:t xml:space="preserve"> </w:t>
      </w:r>
    </w:p>
    <w:p w:rsidR="0A7FECFE" w:rsidP="0343D3C3" w:rsidRDefault="0A7FECFE" w14:paraId="6B0A40F6" w14:textId="498BE21A">
      <w:pPr>
        <w:pStyle w:val="NoSpacing"/>
      </w:pPr>
      <w:r>
        <w:t>Met vriendelijke groet</w:t>
      </w:r>
    </w:p>
    <w:p w:rsidR="0A7FECFE" w:rsidP="0343D3C3" w:rsidRDefault="0A7FECFE" w14:paraId="4C577EF5" w14:textId="06C1690D">
      <w:pPr>
        <w:pStyle w:val="NoSpacing"/>
        <w:rPr>
          <w:ins w:author="Saskia Schoefs" w:date="2025-09-30T15:13:00Z" w16du:dateUtc="2025-09-30T15:13:33Z" w:id="119"/>
        </w:rPr>
      </w:pPr>
      <w:r>
        <w:t>Pieter Dugardyn</w:t>
      </w:r>
    </w:p>
    <w:p w:rsidR="63A6A95E" w:rsidP="0343D3C3" w:rsidRDefault="63A6A95E" w14:paraId="511EE496" w14:textId="3CEE603A">
      <w:pPr>
        <w:pStyle w:val="NoSpacing"/>
      </w:pPr>
      <w:ins w:author="Saskia Schoefs" w:date="2025-09-30T15:13:00Z" w:id="120">
        <w:r>
          <w:t>functie</w:t>
        </w:r>
      </w:ins>
    </w:p>
    <w:p w:rsidR="0A7FECFE" w:rsidP="0343D3C3" w:rsidRDefault="0A7FECFE" w14:paraId="7CE1FF64" w14:textId="4ACAF685">
      <w:pPr>
        <w:pStyle w:val="NoSpacing"/>
      </w:pPr>
      <w:r>
        <w:t>BlueTeeth</w:t>
      </w:r>
    </w:p>
    <w:p w:rsidR="0343D3C3" w:rsidRDefault="0343D3C3" w14:paraId="5215D4B0" w14:textId="5F7DC0F5">
      <w:r>
        <w:br w:type="page"/>
      </w:r>
    </w:p>
    <w:p w:rsidR="44AA4770" w:rsidP="0343D3C3" w:rsidRDefault="44AA4770" w14:paraId="238BA539" w14:textId="6D477519">
      <w:pPr>
        <w:pStyle w:val="Heading2"/>
      </w:pPr>
      <w:r w:rsidR="40C8A709">
        <w:rPr/>
        <w:t>Gert-Jan Bollen</w:t>
      </w:r>
    </w:p>
    <w:p w:rsidR="44AA4770" w:rsidP="0343D3C3" w:rsidRDefault="44AA4770" w14:paraId="09DB1851" w14:textId="61AA5AE2">
      <w:pPr>
        <w:spacing w:before="240" w:after="240"/>
      </w:pPr>
      <w:r w:rsidRPr="0343D3C3">
        <w:rPr>
          <w:rFonts w:ascii="Aptos" w:hAnsi="Aptos" w:eastAsia="Aptos" w:cs="Aptos"/>
        </w:rPr>
        <w:t>Geachte mevrouw Vandyck</w:t>
      </w:r>
    </w:p>
    <w:p w:rsidR="44AA4770" w:rsidP="0343D3C3" w:rsidRDefault="44AA4770" w14:paraId="1400A79E" w14:textId="3BA28B83">
      <w:pPr>
        <w:spacing w:before="240" w:after="240"/>
      </w:pPr>
      <w:r w:rsidRPr="0343D3C3">
        <w:rPr>
          <w:rFonts w:ascii="Aptos" w:hAnsi="Aptos" w:eastAsia="Aptos" w:cs="Aptos"/>
        </w:rPr>
        <w:t xml:space="preserve">Bedankt om ons te contacteren in verband met uw levering spaghettisaus. </w:t>
      </w:r>
    </w:p>
    <w:p w:rsidR="44AA4770" w:rsidP="0343D3C3" w:rsidRDefault="44AA4770" w14:paraId="27E60D11" w14:textId="144BBB44">
      <w:pPr>
        <w:spacing w:after="0" w:line="240" w:lineRule="auto"/>
        <w:rPr>
          <w:ins w:author="Saskia Schoefs" w:date="2025-10-06T20:05:00Z" w16du:dateUtc="2025-10-06T20:05:21Z" w:id="121"/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Uit nader onderzoek blijkt inderdaad dat door onvoldoende controle op de kwaliteit er verschillende leveringen zijn gebeurd met weinig tot geen smaak. Onze excuses hiervoor. Om u te compenseren willen we een nieuwe levering aanbieden, volledig op onze kosten natuurlijk. Ook zullen we een serie nieuwe sausen hieraan toevoegen als vergoeding.</w:t>
      </w:r>
      <w:ins w:author="Saskia Schoefs" w:date="2025-10-06T20:05:00Z" w:id="122">
        <w:r w:rsidRPr="0343D3C3" w:rsidR="6EB33F3F">
          <w:rPr>
            <w:rFonts w:ascii="Aptos" w:hAnsi="Aptos" w:eastAsia="Aptos" w:cs="Aptos"/>
          </w:rPr>
          <w:t xml:space="preserve"> </w:t>
        </w:r>
      </w:ins>
    </w:p>
    <w:p w:rsidR="0343D3C3" w:rsidP="0343D3C3" w:rsidRDefault="0343D3C3" w14:paraId="200E18FC" w14:textId="49E0CAD6">
      <w:pPr>
        <w:spacing w:after="0" w:line="240" w:lineRule="auto"/>
        <w:rPr>
          <w:ins w:author="Saskia Schoefs" w:date="2025-10-06T20:05:00Z" w16du:dateUtc="2025-10-06T20:05:22Z" w:id="123"/>
          <w:rFonts w:ascii="Aptos" w:hAnsi="Aptos" w:eastAsia="Aptos" w:cs="Aptos"/>
          <w:color w:val="D13438"/>
          <w:u w:val="single"/>
        </w:rPr>
      </w:pPr>
    </w:p>
    <w:p w:rsidR="6EB33F3F" w:rsidP="0343D3C3" w:rsidRDefault="6EB33F3F" w14:paraId="1949E078" w14:textId="4EA772DC">
      <w:pPr>
        <w:spacing w:after="0" w:line="240" w:lineRule="auto"/>
        <w:rPr>
          <w:rFonts w:ascii="Aptos" w:hAnsi="Aptos" w:eastAsia="Aptos" w:cs="Aptos"/>
        </w:rPr>
      </w:pPr>
      <w:ins w:author="Saskia Schoefs" w:date="2025-10-06T20:05:00Z" w:id="124">
        <w:r w:rsidRPr="0343D3C3">
          <w:rPr>
            <w:rFonts w:ascii="Aptos" w:hAnsi="Aptos" w:eastAsia="Aptos" w:cs="Aptos"/>
            <w:color w:val="D13438"/>
            <w:u w:val="single"/>
          </w:rPr>
          <w:t>Uiteraard zal de eerste levering sauzen gratis weer opgehaald worden. (We hopen dat u deze oplossing kan appreciëren.)</w:t>
        </w:r>
      </w:ins>
    </w:p>
    <w:p w:rsidR="44AA4770" w:rsidP="0343D3C3" w:rsidRDefault="44AA4770" w14:paraId="146F2B72" w14:textId="77F9AAFF">
      <w:pPr>
        <w:spacing w:before="240" w:after="240"/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 xml:space="preserve">Wij hopen dat dit u hierdoor het vertrouwen in ons niet verloren </w:t>
      </w:r>
      <w:r w:rsidRPr="0343D3C3" w:rsidR="45E47DAE">
        <w:rPr>
          <w:rFonts w:ascii="Aptos" w:hAnsi="Aptos" w:eastAsia="Aptos" w:cs="Aptos"/>
        </w:rPr>
        <w:t>heeft</w:t>
      </w:r>
      <w:r w:rsidRPr="0343D3C3">
        <w:rPr>
          <w:rFonts w:ascii="Aptos" w:hAnsi="Aptos" w:eastAsia="Aptos" w:cs="Aptos"/>
        </w:rPr>
        <w:t xml:space="preserve"> en kijken uit naar uw toekomstige bestellingen.</w:t>
      </w:r>
      <w:ins w:author="Saskia Schoefs" w:date="2025-10-06T20:05:00Z" w:id="125">
        <w:r w:rsidRPr="0343D3C3" w:rsidR="0B1C274F">
          <w:rPr>
            <w:rFonts w:ascii="Aptos" w:hAnsi="Aptos" w:eastAsia="Aptos" w:cs="Aptos"/>
          </w:rPr>
          <w:t xml:space="preserve"> + laat ruimte voor vragen</w:t>
        </w:r>
      </w:ins>
    </w:p>
    <w:p w:rsidR="44AA4770" w:rsidP="0343D3C3" w:rsidRDefault="44AA4770" w14:paraId="5861C2E4" w14:textId="718415B9">
      <w:pPr>
        <w:spacing w:after="0"/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Met vriendelijk groet</w:t>
      </w:r>
    </w:p>
    <w:p w:rsidR="11FDEC54" w:rsidP="0343D3C3" w:rsidRDefault="11FDEC54" w14:paraId="3E2BD575" w14:textId="48E0F413">
      <w:pPr>
        <w:spacing w:after="0"/>
        <w:rPr>
          <w:ins w:author="Saskia Schoefs" w:date="2025-09-30T15:16:00Z" w16du:dateUtc="2025-09-30T15:16:01Z" w:id="126"/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Gert-Jan Bollen</w:t>
      </w:r>
    </w:p>
    <w:p w:rsidR="108B7D7A" w:rsidP="0343D3C3" w:rsidRDefault="108B7D7A" w14:paraId="683583F9" w14:textId="5DEA66E1">
      <w:pPr>
        <w:spacing w:after="0"/>
        <w:rPr>
          <w:rFonts w:ascii="Aptos" w:hAnsi="Aptos" w:eastAsia="Aptos" w:cs="Aptos"/>
        </w:rPr>
      </w:pPr>
      <w:ins w:author="Saskia Schoefs" w:date="2025-09-30T15:16:00Z" w:id="127">
        <w:r w:rsidRPr="0343D3C3">
          <w:rPr>
            <w:rFonts w:ascii="Aptos" w:hAnsi="Aptos" w:eastAsia="Aptos" w:cs="Aptos"/>
          </w:rPr>
          <w:t>functie</w:t>
        </w:r>
      </w:ins>
    </w:p>
    <w:p w:rsidR="44AA4770" w:rsidP="0343D3C3" w:rsidRDefault="44AA4770" w14:paraId="232E7A76" w14:textId="3E34CCC5">
      <w:pPr>
        <w:spacing w:after="0"/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 xml:space="preserve">Nanu-Food-GmbH </w:t>
      </w:r>
    </w:p>
    <w:p w:rsidR="44AA4770" w:rsidP="0343D3C3" w:rsidRDefault="44AA4770" w14:paraId="26A8C361" w14:textId="6920CED5">
      <w:pPr>
        <w:spacing w:after="0"/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Düsseldorf</w:t>
      </w:r>
    </w:p>
    <w:p w:rsidR="235840B9" w:rsidP="0343D3C3" w:rsidRDefault="235840B9" w14:paraId="5617AF20" w14:textId="07D917E8">
      <w:pPr>
        <w:spacing w:after="0"/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________________________________________________________________________________</w:t>
      </w:r>
    </w:p>
    <w:p w:rsidR="44AA4770" w:rsidP="0343D3C3" w:rsidRDefault="44AA4770" w14:paraId="2644BAA9" w14:textId="5D8306C9">
      <w:pPr>
        <w:spacing w:before="240" w:after="240"/>
      </w:pPr>
      <w:r w:rsidRPr="0343D3C3">
        <w:rPr>
          <w:rFonts w:ascii="Aptos" w:hAnsi="Aptos" w:eastAsia="Aptos" w:cs="Aptos"/>
        </w:rPr>
        <w:t>Geachte mevrouw Verspikken</w:t>
      </w:r>
    </w:p>
    <w:p w:rsidR="44AA4770" w:rsidP="0343D3C3" w:rsidRDefault="44AA4770" w14:paraId="4997F20D" w14:textId="1BB019D1">
      <w:pPr>
        <w:spacing w:before="240" w:after="240"/>
      </w:pPr>
      <w:r w:rsidRPr="0343D3C3">
        <w:rPr>
          <w:rFonts w:ascii="Aptos" w:hAnsi="Aptos" w:eastAsia="Aptos" w:cs="Aptos"/>
        </w:rPr>
        <w:t>Bedankt om ons te contacteren in verband met uw bestelling van het merk CKS.</w:t>
      </w:r>
    </w:p>
    <w:p w:rsidR="44AA4770" w:rsidP="0343D3C3" w:rsidRDefault="44AA4770" w14:paraId="06C76A35" w14:textId="71D33828">
      <w:pPr>
        <w:spacing w:before="240" w:after="240"/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U gaf aan dat uw bestelling 5</w:t>
      </w:r>
      <w:ins w:author="Saskia Schoefs" w:date="2025-10-06T20:05:00Z" w:id="128">
        <w:r w:rsidRPr="0343D3C3" w:rsidR="15C50933">
          <w:rPr>
            <w:rFonts w:ascii="Aptos" w:hAnsi="Aptos" w:eastAsia="Aptos" w:cs="Aptos"/>
          </w:rPr>
          <w:t>/vijf</w:t>
        </w:r>
      </w:ins>
      <w:r w:rsidRPr="0343D3C3">
        <w:rPr>
          <w:rFonts w:ascii="Aptos" w:hAnsi="Aptos" w:eastAsia="Aptos" w:cs="Aptos"/>
        </w:rPr>
        <w:t xml:space="preserve"> dagen te laat was aangekomen. Toen deze bestelling geplaatst werd is er </w:t>
      </w:r>
      <w:ins w:author="Saskia Schoefs" w:date="2025-10-06T20:05:00Z" w:id="129">
        <w:r w:rsidRPr="0343D3C3" w:rsidR="01ED6611">
          <w:rPr>
            <w:rFonts w:ascii="Aptos" w:hAnsi="Aptos" w:eastAsia="Aptos" w:cs="Aptos"/>
          </w:rPr>
          <w:t xml:space="preserve">echter </w:t>
        </w:r>
      </w:ins>
      <w:r w:rsidRPr="0343D3C3">
        <w:rPr>
          <w:rFonts w:ascii="Aptos" w:hAnsi="Aptos" w:eastAsia="Aptos" w:cs="Aptos"/>
        </w:rPr>
        <w:t>een bericht verzonden met de boodschap dat het artikel niet in voorraa</w:t>
      </w:r>
      <w:r w:rsidRPr="0343D3C3">
        <w:rPr>
          <w:rFonts w:ascii="Aptos" w:hAnsi="Aptos" w:eastAsia="Aptos" w:cs="Aptos"/>
          <w:highlight w:val="cyan"/>
          <w:rPrChange w:author="Saskia Schoefs" w:date="2025-09-30T15:14:00Z" w:id="130">
            <w:rPr>
              <w:rFonts w:ascii="Aptos" w:hAnsi="Aptos" w:eastAsia="Aptos" w:cs="Aptos"/>
            </w:rPr>
          </w:rPrChange>
        </w:rPr>
        <w:t>d was, hierdoor</w:t>
      </w:r>
      <w:r w:rsidRPr="0343D3C3">
        <w:rPr>
          <w:rFonts w:ascii="Aptos" w:hAnsi="Aptos" w:eastAsia="Aptos" w:cs="Aptos"/>
        </w:rPr>
        <w:t xml:space="preserve"> zou het vertraging kunnen oplopen. In de bevestigingsmail kan u ook de kosteloze annulering terugvind</w:t>
      </w:r>
      <w:r w:rsidRPr="0343D3C3">
        <w:rPr>
          <w:rFonts w:ascii="Aptos" w:hAnsi="Aptos" w:eastAsia="Aptos" w:cs="Aptos"/>
          <w:highlight w:val="cyan"/>
          <w:rPrChange w:author="Saskia Schoefs" w:date="2025-09-30T15:14:00Z" w:id="131">
            <w:rPr>
              <w:rFonts w:ascii="Aptos" w:hAnsi="Aptos" w:eastAsia="Aptos" w:cs="Aptos"/>
            </w:rPr>
          </w:rPrChange>
        </w:rPr>
        <w:t>en, d</w:t>
      </w:r>
      <w:r w:rsidRPr="0343D3C3" w:rsidR="2E19F02C">
        <w:rPr>
          <w:rFonts w:ascii="Aptos" w:hAnsi="Aptos" w:eastAsia="Aptos" w:cs="Aptos"/>
          <w:highlight w:val="cyan"/>
        </w:rPr>
        <w:t>it</w:t>
      </w:r>
      <w:r w:rsidRPr="0343D3C3">
        <w:rPr>
          <w:rFonts w:ascii="Aptos" w:hAnsi="Aptos" w:eastAsia="Aptos" w:cs="Aptos"/>
        </w:rPr>
        <w:t xml:space="preserve"> is altijd mogelijk tot 3</w:t>
      </w:r>
      <w:ins w:author="Saskia Schoefs" w:date="2025-10-06T20:05:00Z" w:id="132">
        <w:r w:rsidRPr="0343D3C3" w:rsidR="609FDBDF">
          <w:rPr>
            <w:rFonts w:ascii="Aptos" w:hAnsi="Aptos" w:eastAsia="Aptos" w:cs="Aptos"/>
          </w:rPr>
          <w:t>/drie</w:t>
        </w:r>
      </w:ins>
      <w:r w:rsidRPr="0343D3C3">
        <w:rPr>
          <w:rFonts w:ascii="Aptos" w:hAnsi="Aptos" w:eastAsia="Aptos" w:cs="Aptos"/>
        </w:rPr>
        <w:t xml:space="preserve"> dagen na de besteldatum.</w:t>
      </w:r>
    </w:p>
    <w:p w:rsidR="44AA4770" w:rsidP="0343D3C3" w:rsidRDefault="44AA4770" w14:paraId="1BF81291" w14:textId="47466F04">
      <w:pPr>
        <w:spacing w:before="240" w:after="240"/>
      </w:pPr>
      <w:r w:rsidRPr="0343D3C3">
        <w:rPr>
          <w:rFonts w:ascii="Aptos" w:hAnsi="Aptos" w:eastAsia="Aptos" w:cs="Aptos"/>
        </w:rPr>
        <w:t>Wij zijn dus helaas niet in staat om een volledige terugbetaling te doen van uw bestelling.</w:t>
      </w:r>
      <w:ins w:author="Saskia Schoefs" w:date="2025-10-06T20:06:00Z" w:id="133">
        <w:r w:rsidRPr="0343D3C3" w:rsidR="55CD6601">
          <w:rPr>
            <w:rFonts w:ascii="Aptos" w:hAnsi="Aptos" w:eastAsia="Aptos" w:cs="Aptos"/>
          </w:rPr>
          <w:t xml:space="preserve"> ==&gt; maak onpersoonlijk om de boodschap te verzachten</w:t>
        </w:r>
      </w:ins>
      <w:r w:rsidRPr="0343D3C3">
        <w:rPr>
          <w:rFonts w:ascii="Aptos" w:hAnsi="Aptos" w:eastAsia="Aptos" w:cs="Aptos"/>
        </w:rPr>
        <w:t xml:space="preserve"> Wat wel mogelijk is, </w:t>
      </w:r>
      <w:ins w:author="Saskia Schoefs" w:date="2025-10-06T20:06:00Z" w:id="134">
        <w:r w:rsidRPr="0343D3C3" w:rsidR="67B606F0">
          <w:rPr>
            <w:rFonts w:ascii="Aptos" w:hAnsi="Aptos" w:eastAsia="Aptos" w:cs="Aptos"/>
          </w:rPr>
          <w:t xml:space="preserve"> of: Wel bieden we u graag .... </w:t>
        </w:r>
      </w:ins>
      <w:r w:rsidRPr="0343D3C3">
        <w:rPr>
          <w:rFonts w:ascii="Aptos" w:hAnsi="Aptos" w:eastAsia="Aptos" w:cs="Aptos"/>
        </w:rPr>
        <w:t>is 10% korting bij uw volgende aankoop.</w:t>
      </w:r>
    </w:p>
    <w:p w:rsidR="44AA4770" w:rsidP="0343D3C3" w:rsidRDefault="44AA4770" w14:paraId="1D634D1E" w14:textId="1ED42E45">
      <w:pPr>
        <w:spacing w:before="240" w:after="240"/>
        <w:rPr>
          <w:ins w:author="Saskia Schoefs" w:date="2025-09-30T15:15:00Z" w16du:dateUtc="2025-09-30T15:15:27Z" w:id="135"/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We hopen u hiermee tevreden te stellen.</w:t>
      </w:r>
      <w:ins w:author="Saskia Schoefs" w:date="2025-09-30T15:15:00Z" w:id="136">
        <w:r w:rsidRPr="0343D3C3" w:rsidR="514D4C79">
          <w:rPr>
            <w:rFonts w:ascii="Aptos" w:hAnsi="Aptos" w:eastAsia="Aptos" w:cs="Aptos"/>
          </w:rPr>
          <w:t xml:space="preserve"> +ruimte </w:t>
        </w:r>
      </w:ins>
      <w:ins w:author="Saskia Schoefs" w:date="2025-10-06T20:06:00Z" w:id="137">
        <w:r w:rsidRPr="0343D3C3" w:rsidR="12F4A70C">
          <w:rPr>
            <w:rFonts w:ascii="Aptos" w:hAnsi="Aptos" w:eastAsia="Aptos" w:cs="Aptos"/>
          </w:rPr>
          <w:t xml:space="preserve">laten </w:t>
        </w:r>
      </w:ins>
      <w:ins w:author="Saskia Schoefs" w:date="2025-09-30T15:15:00Z" w:id="138">
        <w:r w:rsidRPr="0343D3C3" w:rsidR="514D4C79">
          <w:rPr>
            <w:rFonts w:ascii="Aptos" w:hAnsi="Aptos" w:eastAsia="Aptos" w:cs="Aptos"/>
          </w:rPr>
          <w:t>voor vragen</w:t>
        </w:r>
      </w:ins>
    </w:p>
    <w:p w:rsidR="0343D3C3" w:rsidP="0343D3C3" w:rsidRDefault="0343D3C3" w14:paraId="353A8041" w14:textId="4918E7C6">
      <w:pPr>
        <w:spacing w:before="240" w:after="240"/>
        <w:rPr>
          <w:rFonts w:ascii="Aptos" w:hAnsi="Aptos" w:eastAsia="Aptos" w:cs="Aptos"/>
        </w:rPr>
      </w:pPr>
    </w:p>
    <w:p w:rsidR="44AA4770" w:rsidP="0343D3C3" w:rsidRDefault="44AA4770" w14:paraId="520F35B8" w14:textId="1AAE4FE3">
      <w:pPr>
        <w:spacing w:after="0"/>
      </w:pPr>
      <w:r w:rsidRPr="0343D3C3">
        <w:rPr>
          <w:rFonts w:ascii="Aptos" w:hAnsi="Aptos" w:eastAsia="Aptos" w:cs="Aptos"/>
        </w:rPr>
        <w:t xml:space="preserve">Met vriendelijke groet </w:t>
      </w:r>
    </w:p>
    <w:p w:rsidR="452CF660" w:rsidP="0343D3C3" w:rsidRDefault="452CF660" w14:paraId="281BF996" w14:textId="64D03416">
      <w:pPr>
        <w:spacing w:after="0"/>
        <w:rPr>
          <w:ins w:author="Saskia Schoefs" w:date="2025-09-30T15:15:00Z" w16du:dateUtc="2025-09-30T15:15:44Z" w:id="139"/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Gert-Jan Bollen</w:t>
      </w:r>
    </w:p>
    <w:p w:rsidR="79E21973" w:rsidP="0343D3C3" w:rsidRDefault="79E21973" w14:paraId="735C86ED" w14:textId="5A7B2B08">
      <w:pPr>
        <w:spacing w:after="0"/>
        <w:rPr>
          <w:rFonts w:ascii="Aptos" w:hAnsi="Aptos" w:eastAsia="Aptos" w:cs="Aptos"/>
        </w:rPr>
      </w:pPr>
      <w:ins w:author="Saskia Schoefs" w:date="2025-09-30T15:15:00Z" w:id="140">
        <w:r w:rsidRPr="0343D3C3">
          <w:rPr>
            <w:rFonts w:ascii="Aptos" w:hAnsi="Aptos" w:eastAsia="Aptos" w:cs="Aptos"/>
          </w:rPr>
          <w:t>functie</w:t>
        </w:r>
      </w:ins>
    </w:p>
    <w:p w:rsidR="44AA4770" w:rsidP="0343D3C3" w:rsidRDefault="44AA4770" w14:paraId="77B8C3FB" w14:textId="34FC94EA">
      <w:pPr>
        <w:spacing w:after="0"/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BlueTeeth</w:t>
      </w:r>
    </w:p>
    <w:p w:rsidR="0343D3C3" w:rsidRDefault="0343D3C3" w14:paraId="60CF47C2" w14:textId="46EA4862">
      <w:r>
        <w:br w:type="page"/>
      </w:r>
    </w:p>
    <w:p w:rsidR="50944B03" w:rsidP="0343D3C3" w:rsidRDefault="50944B03" w14:paraId="5F8A855B" w14:textId="0292F3BF">
      <w:pPr>
        <w:spacing w:after="0"/>
        <w:rPr>
          <w:rFonts w:ascii="Aptos" w:hAnsi="Aptos" w:eastAsia="Aptos" w:cs="Aptos"/>
          <w:u w:val="single"/>
        </w:rPr>
      </w:pPr>
      <w:r w:rsidRPr="0343D3C3">
        <w:rPr>
          <w:rFonts w:ascii="Aptos" w:hAnsi="Aptos" w:eastAsia="Aptos" w:cs="Aptos"/>
          <w:u w:val="single"/>
        </w:rPr>
        <w:t>Maarten Ramakers</w:t>
      </w:r>
    </w:p>
    <w:p w:rsidR="0343D3C3" w:rsidP="0343D3C3" w:rsidRDefault="0343D3C3" w14:paraId="1ADF05C9" w14:textId="427DBA5F">
      <w:pPr>
        <w:spacing w:after="0"/>
        <w:rPr>
          <w:rFonts w:ascii="Aptos" w:hAnsi="Aptos" w:eastAsia="Aptos" w:cs="Aptos"/>
        </w:rPr>
      </w:pPr>
    </w:p>
    <w:p w:rsidR="50944B03" w:rsidP="0343D3C3" w:rsidRDefault="50944B03" w14:paraId="4142CDB7" w14:textId="42BA95A4">
      <w:pPr>
        <w:spacing w:after="0"/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Geachte mevrouw Vandyck,</w:t>
      </w:r>
    </w:p>
    <w:p w:rsidR="50944B03" w:rsidP="0343D3C3" w:rsidRDefault="50944B03" w14:paraId="46D3BADA" w14:textId="6004899E">
      <w:pPr>
        <w:spacing w:after="0"/>
      </w:pPr>
      <w:r w:rsidRPr="0343D3C3">
        <w:rPr>
          <w:rFonts w:ascii="Aptos" w:hAnsi="Aptos" w:eastAsia="Aptos" w:cs="Aptos"/>
        </w:rPr>
        <w:t xml:space="preserve"> </w:t>
      </w:r>
    </w:p>
    <w:p w:rsidR="50944B03" w:rsidP="0343D3C3" w:rsidRDefault="50944B03" w14:paraId="77716704" w14:textId="5D42ED3E">
      <w:pPr>
        <w:spacing w:after="0"/>
      </w:pPr>
      <w:r w:rsidRPr="0343D3C3">
        <w:rPr>
          <w:rFonts w:ascii="Aptos" w:hAnsi="Aptos" w:eastAsia="Aptos" w:cs="Aptos"/>
        </w:rPr>
        <w:t>Eerst en vooral bied ik graag mijn excuses aan in naam van Nanu-Food.</w:t>
      </w:r>
    </w:p>
    <w:p w:rsidR="50944B03" w:rsidP="0343D3C3" w:rsidRDefault="50944B03" w14:paraId="5D8949DC" w14:textId="00BABF26">
      <w:pPr>
        <w:spacing w:after="0"/>
      </w:pPr>
      <w:r w:rsidRPr="0343D3C3">
        <w:rPr>
          <w:rFonts w:ascii="Aptos" w:hAnsi="Aptos" w:eastAsia="Aptos" w:cs="Aptos"/>
        </w:rPr>
        <w:t xml:space="preserve"> </w:t>
      </w:r>
    </w:p>
    <w:p w:rsidR="50944B03" w:rsidP="0343D3C3" w:rsidRDefault="50944B03" w14:paraId="181630D2" w14:textId="0A6D730A">
      <w:pPr>
        <w:spacing w:after="0"/>
      </w:pPr>
      <w:r w:rsidRPr="0343D3C3">
        <w:rPr>
          <w:rFonts w:ascii="Aptos" w:hAnsi="Aptos" w:eastAsia="Aptos" w:cs="Aptos"/>
        </w:rPr>
        <w:t>Als reactie op uw mail zijn we meteen op onderzoek gegaan om mogelijke oorzaken te achterhalen en hebben we vastgesteld dat er inderdaad iets is misgelopen bij onze kwaliteitscontrole.</w:t>
      </w:r>
      <w:ins w:author="Saskia Schoefs" w:date="2025-10-06T20:07:00Z" w:id="141">
        <w:r w:rsidRPr="0343D3C3" w:rsidR="352E9B21">
          <w:rPr>
            <w:rFonts w:ascii="Aptos" w:hAnsi="Aptos" w:eastAsia="Aptos" w:cs="Aptos"/>
          </w:rPr>
          <w:t xml:space="preserve"> subalinea</w:t>
        </w:r>
      </w:ins>
    </w:p>
    <w:p w:rsidR="50944B03" w:rsidP="0343D3C3" w:rsidRDefault="50944B03" w14:paraId="01C16702" w14:textId="122E0385">
      <w:pPr>
        <w:spacing w:after="0"/>
      </w:pPr>
      <w:r w:rsidRPr="0343D3C3">
        <w:rPr>
          <w:rFonts w:ascii="Aptos" w:hAnsi="Aptos" w:eastAsia="Aptos" w:cs="Aptos"/>
        </w:rPr>
        <w:t>We zorgen ervoor dat er gepaste maatregelen worden genomen om gelijkaardige problemen</w:t>
      </w:r>
      <w:ins w:author="Saskia Schoefs" w:date="2025-10-06T20:07:00Z" w:id="142">
        <w:r w:rsidRPr="0343D3C3" w:rsidR="2AADC569">
          <w:rPr>
            <w:rFonts w:ascii="Aptos" w:hAnsi="Aptos" w:eastAsia="Aptos" w:cs="Aptos"/>
          </w:rPr>
          <w:t>/situaties (klinkt minder negatief)</w:t>
        </w:r>
      </w:ins>
      <w:r w:rsidRPr="0343D3C3">
        <w:rPr>
          <w:rFonts w:ascii="Aptos" w:hAnsi="Aptos" w:eastAsia="Aptos" w:cs="Aptos"/>
        </w:rPr>
        <w:t xml:space="preserve"> in de toekomst te vermijden.</w:t>
      </w:r>
    </w:p>
    <w:p w:rsidR="50944B03" w:rsidP="0343D3C3" w:rsidRDefault="50944B03" w14:paraId="06E780B9" w14:textId="47D791F0">
      <w:pPr>
        <w:spacing w:after="0"/>
      </w:pPr>
      <w:r w:rsidRPr="0343D3C3">
        <w:rPr>
          <w:rFonts w:ascii="Aptos" w:hAnsi="Aptos" w:eastAsia="Aptos" w:cs="Aptos"/>
        </w:rPr>
        <w:t xml:space="preserve"> </w:t>
      </w:r>
    </w:p>
    <w:p w:rsidR="50944B03" w:rsidP="0343D3C3" w:rsidRDefault="50944B03" w14:paraId="7D3E3C1C" w14:textId="5F98A805">
      <w:pPr>
        <w:spacing w:after="0"/>
      </w:pPr>
      <w:r w:rsidRPr="0343D3C3">
        <w:rPr>
          <w:rFonts w:ascii="Aptos" w:hAnsi="Aptos" w:eastAsia="Aptos" w:cs="Aptos"/>
        </w:rPr>
        <w:t>Zonder uw reactie was dit niet mogelijk.</w:t>
      </w:r>
      <w:ins w:author="Saskia Schoefs" w:date="2025-10-06T20:07:00Z" w:id="143">
        <w:r w:rsidRPr="0343D3C3" w:rsidR="4C90DED5">
          <w:rPr>
            <w:rFonts w:ascii="Aptos" w:hAnsi="Aptos" w:eastAsia="Aptos" w:cs="Aptos"/>
          </w:rPr>
          <w:t xml:space="preserve"> subalinea</w:t>
        </w:r>
      </w:ins>
    </w:p>
    <w:p w:rsidR="50944B03" w:rsidP="0343D3C3" w:rsidRDefault="50944B03" w14:paraId="1A56C760" w14:textId="3DEA27E9">
      <w:pPr>
        <w:spacing w:after="0"/>
      </w:pPr>
      <w:r w:rsidRPr="0343D3C3">
        <w:rPr>
          <w:rFonts w:ascii="Aptos" w:hAnsi="Aptos" w:eastAsia="Aptos" w:cs="Aptos"/>
        </w:rPr>
        <w:t xml:space="preserve">Graag willen we u hiervoor bedanken door bovenop </w:t>
      </w:r>
      <w:del w:author="Saskia Schoefs" w:date="2025-10-06T20:07:00Z" w:id="144">
        <w:r w:rsidRPr="0343D3C3" w:rsidDel="50944B03">
          <w:rPr>
            <w:rFonts w:ascii="Aptos" w:hAnsi="Aptos" w:eastAsia="Aptos" w:cs="Aptos"/>
          </w:rPr>
          <w:delText xml:space="preserve">een </w:delText>
        </w:r>
      </w:del>
      <w:ins w:author="Saskia Schoefs" w:date="2025-10-06T20:07:00Z" w:id="145">
        <w:r w:rsidRPr="0343D3C3" w:rsidR="54062EB9">
          <w:rPr>
            <w:rFonts w:ascii="Aptos" w:hAnsi="Aptos" w:eastAsia="Aptos" w:cs="Aptos"/>
          </w:rPr>
          <w:t xml:space="preserve">de </w:t>
        </w:r>
      </w:ins>
      <w:r w:rsidRPr="0343D3C3">
        <w:rPr>
          <w:rFonts w:ascii="Aptos" w:hAnsi="Aptos" w:eastAsia="Aptos" w:cs="Aptos"/>
        </w:rPr>
        <w:t>vervanging van uw levering een serie extra sauzen mee te leveren.</w:t>
      </w:r>
    </w:p>
    <w:p w:rsidR="50944B03" w:rsidP="0343D3C3" w:rsidRDefault="50944B03" w14:paraId="06F0211C" w14:textId="1111ECF8">
      <w:pPr>
        <w:spacing w:after="0"/>
      </w:pPr>
      <w:r w:rsidRPr="0343D3C3">
        <w:rPr>
          <w:rFonts w:ascii="Aptos" w:hAnsi="Aptos" w:eastAsia="Aptos" w:cs="Aptos"/>
        </w:rPr>
        <w:t xml:space="preserve"> </w:t>
      </w:r>
    </w:p>
    <w:p w:rsidR="50944B03" w:rsidP="0343D3C3" w:rsidRDefault="50944B03" w14:paraId="0BA99D96" w14:textId="168A5C04">
      <w:pPr>
        <w:spacing w:after="0"/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Hopelijk is dit voldoende om uw vertrouwen in ons bedrijf te herstellen.</w:t>
      </w:r>
      <w:r>
        <w:br/>
      </w:r>
      <w:r w:rsidRPr="0343D3C3" w:rsidR="51F28C79">
        <w:rPr>
          <w:rFonts w:ascii="Aptos" w:hAnsi="Aptos" w:eastAsia="Aptos" w:cs="Aptos"/>
        </w:rPr>
        <w:t>Indien u bijkomende vragen heeft</w:t>
      </w:r>
      <w:ins w:author="Saskia Schoefs" w:date="2025-10-06T20:07:00Z" w:id="146">
        <w:r w:rsidRPr="0343D3C3" w:rsidR="5437A65F">
          <w:rPr>
            <w:rFonts w:ascii="Aptos" w:hAnsi="Aptos" w:eastAsia="Aptos" w:cs="Aptos"/>
          </w:rPr>
          <w:t xml:space="preserve"> hier komma</w:t>
        </w:r>
      </w:ins>
      <w:r w:rsidRPr="0343D3C3" w:rsidR="51F28C79">
        <w:rPr>
          <w:rFonts w:ascii="Aptos" w:hAnsi="Aptos" w:eastAsia="Aptos" w:cs="Aptos"/>
        </w:rPr>
        <w:t xml:space="preserve"> kan u altijd opnieuw contact opnemen.</w:t>
      </w:r>
    </w:p>
    <w:p w:rsidR="0343D3C3" w:rsidP="0343D3C3" w:rsidRDefault="0343D3C3" w14:paraId="305F68E0" w14:textId="788D8626">
      <w:pPr>
        <w:spacing w:after="0"/>
        <w:rPr>
          <w:rFonts w:ascii="Aptos" w:hAnsi="Aptos" w:eastAsia="Aptos" w:cs="Aptos"/>
        </w:rPr>
      </w:pPr>
    </w:p>
    <w:p w:rsidR="50944B03" w:rsidP="0343D3C3" w:rsidRDefault="50944B03" w14:paraId="0F8BDECA" w14:textId="7AA97933">
      <w:pPr>
        <w:spacing w:after="0"/>
      </w:pPr>
      <w:r w:rsidRPr="0343D3C3">
        <w:rPr>
          <w:rFonts w:ascii="Aptos" w:hAnsi="Aptos" w:eastAsia="Aptos" w:cs="Aptos"/>
        </w:rPr>
        <w:t xml:space="preserve"> </w:t>
      </w:r>
    </w:p>
    <w:p w:rsidR="50944B03" w:rsidP="0343D3C3" w:rsidRDefault="50944B03" w14:paraId="4B19BB4A" w14:textId="77C16555">
      <w:pPr>
        <w:spacing w:after="0"/>
      </w:pPr>
      <w:r w:rsidRPr="0343D3C3">
        <w:rPr>
          <w:rFonts w:ascii="Aptos" w:hAnsi="Aptos" w:eastAsia="Aptos" w:cs="Aptos"/>
        </w:rPr>
        <w:t>Met vriendelijke groet,</w:t>
      </w:r>
    </w:p>
    <w:p w:rsidR="50944B03" w:rsidP="0343D3C3" w:rsidRDefault="50944B03" w14:paraId="505A1DC3" w14:textId="783A6B5D">
      <w:pPr>
        <w:spacing w:after="0"/>
      </w:pPr>
      <w:r w:rsidRPr="0343D3C3">
        <w:rPr>
          <w:rFonts w:ascii="Aptos" w:hAnsi="Aptos" w:eastAsia="Aptos" w:cs="Aptos"/>
        </w:rPr>
        <w:t>Maarten</w:t>
      </w:r>
      <w:r w:rsidRPr="0343D3C3" w:rsidR="5CC906F9">
        <w:rPr>
          <w:rFonts w:ascii="Aptos" w:hAnsi="Aptos" w:eastAsia="Aptos" w:cs="Aptos"/>
        </w:rPr>
        <w:t xml:space="preserve"> Ramakers </w:t>
      </w:r>
    </w:p>
    <w:p w:rsidR="5CC906F9" w:rsidP="0343D3C3" w:rsidRDefault="5CC906F9" w14:paraId="0492DC64" w14:textId="12D2A88D">
      <w:pPr>
        <w:spacing w:after="0"/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Klantenservice</w:t>
      </w:r>
      <w:ins w:author="Saskia Schoefs" w:date="2025-10-06T20:07:00Z" w:id="147">
        <w:r w:rsidRPr="0343D3C3" w:rsidR="79512377">
          <w:rPr>
            <w:rFonts w:ascii="Aptos" w:hAnsi="Aptos" w:eastAsia="Aptos" w:cs="Aptos"/>
          </w:rPr>
          <w:t xml:space="preserve"> liever functie dan afdeling</w:t>
        </w:r>
      </w:ins>
    </w:p>
    <w:p w:rsidR="5CC906F9" w:rsidP="0343D3C3" w:rsidRDefault="5CC906F9" w14:paraId="4BC6B93E" w14:textId="6E4C4AFA">
      <w:pPr>
        <w:spacing w:after="0"/>
        <w:rPr>
          <w:rFonts w:ascii="Aptos" w:hAnsi="Aptos" w:eastAsia="Aptos" w:cs="Aptos"/>
        </w:rPr>
      </w:pPr>
    </w:p>
    <w:p w:rsidR="0343D3C3" w:rsidP="0343D3C3" w:rsidRDefault="0343D3C3" w14:paraId="04012391" w14:textId="5CB4C8BC">
      <w:pPr>
        <w:pStyle w:val="NoSpacing"/>
      </w:pPr>
    </w:p>
    <w:p w:rsidR="0343D3C3" w:rsidP="0343D3C3" w:rsidRDefault="0343D3C3" w14:paraId="6CC575A9" w14:textId="22DA2968">
      <w:pPr>
        <w:pStyle w:val="NoSpacing"/>
      </w:pPr>
    </w:p>
    <w:p w:rsidR="0343D3C3" w:rsidP="0343D3C3" w:rsidRDefault="0343D3C3" w14:paraId="378D3A28" w14:textId="0E49F500">
      <w:pPr>
        <w:pStyle w:val="NoSpacing"/>
      </w:pPr>
    </w:p>
    <w:p w:rsidR="0343D3C3" w:rsidP="0343D3C3" w:rsidRDefault="0343D3C3" w14:paraId="4EBF7EAF" w14:textId="25AD3FAE">
      <w:pPr>
        <w:pStyle w:val="NoSpacing"/>
      </w:pPr>
    </w:p>
    <w:p w:rsidR="0343D3C3" w:rsidP="0343D3C3" w:rsidRDefault="0343D3C3" w14:paraId="00737E3E" w14:textId="1F5839E6">
      <w:pPr>
        <w:pStyle w:val="NoSpacing"/>
      </w:pPr>
    </w:p>
    <w:p w:rsidR="0343D3C3" w:rsidP="0343D3C3" w:rsidRDefault="0343D3C3" w14:paraId="68FF3E54" w14:textId="3831B51C">
      <w:pPr>
        <w:pStyle w:val="NoSpacing"/>
      </w:pPr>
    </w:p>
    <w:p w:rsidR="0343D3C3" w:rsidP="0343D3C3" w:rsidRDefault="0343D3C3" w14:paraId="14C3D6E0" w14:textId="3879708C">
      <w:pPr>
        <w:pStyle w:val="NoSpacing"/>
      </w:pPr>
    </w:p>
    <w:p w:rsidR="0343D3C3" w:rsidP="0343D3C3" w:rsidRDefault="0343D3C3" w14:paraId="1FBE08F7" w14:textId="52372E32">
      <w:pPr>
        <w:pStyle w:val="NoSpacing"/>
      </w:pPr>
    </w:p>
    <w:p w:rsidR="0343D3C3" w:rsidP="0343D3C3" w:rsidRDefault="0343D3C3" w14:paraId="12A24D6F" w14:textId="3701E5B3">
      <w:pPr>
        <w:pStyle w:val="NoSpacing"/>
      </w:pPr>
    </w:p>
    <w:p w:rsidR="0343D3C3" w:rsidP="0343D3C3" w:rsidRDefault="0343D3C3" w14:paraId="26F4597D" w14:textId="12CE1F36">
      <w:pPr>
        <w:pStyle w:val="NoSpacing"/>
      </w:pPr>
    </w:p>
    <w:p w:rsidR="0343D3C3" w:rsidP="0343D3C3" w:rsidRDefault="0343D3C3" w14:paraId="2FB9F996" w14:textId="331020A1">
      <w:pPr>
        <w:pStyle w:val="NoSpacing"/>
      </w:pPr>
    </w:p>
    <w:p w:rsidR="0343D3C3" w:rsidP="0343D3C3" w:rsidRDefault="0343D3C3" w14:paraId="1609902F" w14:textId="31F8CD21">
      <w:pPr>
        <w:pStyle w:val="NoSpacing"/>
      </w:pPr>
    </w:p>
    <w:p w:rsidR="0343D3C3" w:rsidP="0343D3C3" w:rsidRDefault="0343D3C3" w14:paraId="052FABA6" w14:textId="22A65B6F">
      <w:pPr>
        <w:pStyle w:val="NoSpacing"/>
      </w:pPr>
    </w:p>
    <w:p w:rsidR="0343D3C3" w:rsidP="0343D3C3" w:rsidRDefault="0343D3C3" w14:paraId="268FD4DD" w14:textId="6752034B">
      <w:pPr>
        <w:pStyle w:val="NoSpacing"/>
      </w:pPr>
    </w:p>
    <w:p w:rsidR="0343D3C3" w:rsidRDefault="0343D3C3" w14:paraId="697C8DFB" w14:textId="1F2CF2C0">
      <w:r>
        <w:br w:type="page"/>
      </w:r>
    </w:p>
    <w:p w:rsidR="7B23E559" w:rsidP="0343D3C3" w:rsidRDefault="7B23E559" w14:paraId="71110D69" w14:textId="1B039F17">
      <w:pPr>
        <w:pStyle w:val="NoSpacing"/>
      </w:pPr>
      <w:r>
        <w:t>Ismael Ahaddour</w:t>
      </w:r>
    </w:p>
    <w:p w:rsidR="7B23E559" w:rsidP="0343D3C3" w:rsidRDefault="7B23E559" w14:paraId="1177E5F5" w14:textId="75AD6DFE">
      <w:pPr>
        <w:pStyle w:val="NoSpacing"/>
      </w:pPr>
      <w:r>
        <w:t xml:space="preserve">1: </w:t>
      </w:r>
    </w:p>
    <w:p w:rsidR="0343D3C3" w:rsidP="0343D3C3" w:rsidRDefault="0343D3C3" w14:paraId="6B70F5EA" w14:textId="288CBE1F">
      <w:pPr>
        <w:pStyle w:val="NoSpacing"/>
      </w:pPr>
    </w:p>
    <w:p w:rsidR="3E79AD62" w:rsidP="0343D3C3" w:rsidRDefault="3E79AD62" w14:paraId="24169655" w14:textId="67F21459">
      <w:pPr>
        <w:spacing w:line="276" w:lineRule="auto"/>
      </w:pPr>
      <w:r w:rsidRPr="0343D3C3">
        <w:rPr>
          <w:rFonts w:ascii="Aptos" w:hAnsi="Aptos" w:eastAsia="Aptos" w:cs="Aptos"/>
        </w:rPr>
        <w:t>Geachte mevrouw Vandyck,</w:t>
      </w:r>
    </w:p>
    <w:p w:rsidR="3E79AD62" w:rsidP="0343D3C3" w:rsidRDefault="3E79AD62" w14:paraId="5FB938AF" w14:textId="0448FC0D">
      <w:pPr>
        <w:spacing w:line="276" w:lineRule="auto"/>
      </w:pPr>
      <w:r w:rsidRPr="0343D3C3">
        <w:rPr>
          <w:rFonts w:ascii="Aptos" w:hAnsi="Aptos" w:eastAsia="Aptos" w:cs="Aptos"/>
        </w:rPr>
        <w:t xml:space="preserve"> </w:t>
      </w:r>
    </w:p>
    <w:p w:rsidR="3E79AD62" w:rsidP="0343D3C3" w:rsidRDefault="3E79AD62" w14:paraId="472EEB30" w14:textId="2199EE45">
      <w:pPr>
        <w:spacing w:line="276" w:lineRule="auto"/>
      </w:pPr>
      <w:r w:rsidRPr="0343D3C3">
        <w:rPr>
          <w:rFonts w:ascii="Aptos" w:hAnsi="Aptos" w:eastAsia="Aptos" w:cs="Aptos"/>
        </w:rPr>
        <w:t>Eerst en vooral willen wij  u bedanken voor uw reactie.</w:t>
      </w:r>
    </w:p>
    <w:p w:rsidR="3E79AD62" w:rsidP="0343D3C3" w:rsidRDefault="3E79AD62" w14:paraId="655FDEF5" w14:textId="7E972209">
      <w:pPr>
        <w:spacing w:line="276" w:lineRule="auto"/>
      </w:pPr>
      <w:r w:rsidRPr="0343D3C3">
        <w:rPr>
          <w:rFonts w:ascii="Aptos" w:hAnsi="Aptos" w:eastAsia="Aptos" w:cs="Aptos"/>
        </w:rPr>
        <w:t xml:space="preserve">Na een interne controle naar de oorzaak van het gebrek aan smaak in de spaghettisaus, bleek dat er onvoldoende controle door de kwaliteitsinspectie </w:t>
      </w:r>
      <w:del w:author="Saskia Schoefs" w:date="2025-10-06T20:08:00Z" w:id="148">
        <w:r w:rsidRPr="0343D3C3" w:rsidDel="3E79AD62">
          <w:rPr>
            <w:rFonts w:ascii="Aptos" w:hAnsi="Aptos" w:eastAsia="Aptos" w:cs="Aptos"/>
          </w:rPr>
          <w:delText xml:space="preserve">zou zijn </w:delText>
        </w:r>
      </w:del>
      <w:ins w:author="Saskia Schoefs" w:date="2025-10-06T20:08:00Z" w:id="149">
        <w:r w:rsidRPr="0343D3C3" w:rsidR="4D6B3636">
          <w:rPr>
            <w:rFonts w:ascii="Aptos" w:hAnsi="Aptos" w:eastAsia="Aptos" w:cs="Aptos"/>
          </w:rPr>
          <w:t xml:space="preserve"> is </w:t>
        </w:r>
      </w:ins>
      <w:r w:rsidRPr="0343D3C3">
        <w:rPr>
          <w:rFonts w:ascii="Aptos" w:hAnsi="Aptos" w:eastAsia="Aptos" w:cs="Aptos"/>
        </w:rPr>
        <w:t>geweest waardoor een aantal sauzen niet de juiste dosering  hebben gehad.</w:t>
      </w:r>
    </w:p>
    <w:p w:rsidR="3E79AD62" w:rsidP="0343D3C3" w:rsidRDefault="3E79AD62" w14:paraId="6C34F8E9" w14:textId="59B5B97F">
      <w:pPr>
        <w:spacing w:line="276" w:lineRule="auto"/>
      </w:pPr>
      <w:r w:rsidRPr="0343D3C3">
        <w:rPr>
          <w:rFonts w:ascii="Aptos" w:hAnsi="Aptos" w:eastAsia="Aptos" w:cs="Aptos"/>
        </w:rPr>
        <w:t xml:space="preserve"> </w:t>
      </w:r>
    </w:p>
    <w:p w:rsidR="3E79AD62" w:rsidP="0343D3C3" w:rsidRDefault="3E79AD62" w14:paraId="4AE5ABAC" w14:textId="7FD14C3B">
      <w:pPr>
        <w:spacing w:line="276" w:lineRule="auto"/>
        <w:rPr>
          <w:del w:author="Saskia Schoefs" w:date="2025-10-06T20:09:00Z" w16du:dateUtc="2025-10-06T20:09:41Z" w:id="150"/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 xml:space="preserve">Hiervoor </w:t>
      </w:r>
      <w:ins w:author="Saskia Schoefs" w:date="2025-10-06T20:08:00Z" w:id="151">
        <w:r w:rsidRPr="0343D3C3" w:rsidR="67FFB379">
          <w:rPr>
            <w:rFonts w:ascii="Aptos" w:hAnsi="Aptos" w:eastAsia="Aptos" w:cs="Aptos"/>
          </w:rPr>
          <w:t xml:space="preserve">bieden wij </w:t>
        </w:r>
      </w:ins>
      <w:r w:rsidRPr="0343D3C3">
        <w:rPr>
          <w:rFonts w:ascii="Aptos" w:hAnsi="Aptos" w:eastAsia="Aptos" w:cs="Aptos"/>
        </w:rPr>
        <w:t>onze oprechte excuses</w:t>
      </w:r>
      <w:ins w:author="Saskia Schoefs" w:date="2025-10-06T20:08:00Z" w:id="152">
        <w:r w:rsidRPr="0343D3C3" w:rsidR="340C8CBD">
          <w:rPr>
            <w:rFonts w:ascii="Aptos" w:hAnsi="Aptos" w:eastAsia="Aptos" w:cs="Aptos"/>
          </w:rPr>
          <w:t xml:space="preserve"> aan</w:t>
        </w:r>
      </w:ins>
      <w:r w:rsidRPr="0343D3C3">
        <w:rPr>
          <w:rFonts w:ascii="Aptos" w:hAnsi="Aptos" w:eastAsia="Aptos" w:cs="Aptos"/>
          <w:highlight w:val="yellow"/>
          <w:rPrChange w:author="Saskia Schoefs" w:date="2025-10-06T20:08:00Z" w:id="153">
            <w:rPr>
              <w:rFonts w:ascii="Aptos" w:hAnsi="Aptos" w:eastAsia="Aptos" w:cs="Aptos"/>
            </w:rPr>
          </w:rPrChange>
        </w:rPr>
        <w:t>,</w:t>
      </w:r>
      <w:r w:rsidRPr="0343D3C3">
        <w:rPr>
          <w:rFonts w:ascii="Aptos" w:hAnsi="Aptos" w:eastAsia="Aptos" w:cs="Aptos"/>
        </w:rPr>
        <w:t xml:space="preserve"> </w:t>
      </w:r>
      <w:ins w:author="Saskia Schoefs" w:date="2025-10-06T20:08:00Z" w:id="154">
        <w:r w:rsidRPr="0343D3C3" w:rsidR="349F035A">
          <w:rPr>
            <w:rFonts w:ascii="Aptos" w:hAnsi="Aptos" w:eastAsia="Aptos" w:cs="Aptos"/>
          </w:rPr>
          <w:t xml:space="preserve">Komma past hier niet: te zwak. Herdenk. </w:t>
        </w:r>
      </w:ins>
      <w:r w:rsidRPr="0343D3C3">
        <w:rPr>
          <w:rFonts w:ascii="Aptos" w:hAnsi="Aptos" w:eastAsia="Aptos" w:cs="Aptos"/>
        </w:rPr>
        <w:t xml:space="preserve">dit zal niet meer gebeuren. We leveren u zo spoedig als mogelijk een vervangende levering en als vergoeding </w:t>
      </w:r>
      <w:del w:author="Saskia Schoefs" w:date="2025-10-06T20:08:00Z" w:id="155">
        <w:r w:rsidRPr="0343D3C3" w:rsidDel="3E79AD62">
          <w:rPr>
            <w:rFonts w:ascii="Aptos" w:hAnsi="Aptos" w:eastAsia="Aptos" w:cs="Aptos"/>
          </w:rPr>
          <w:delText xml:space="preserve">leveren </w:delText>
        </w:r>
      </w:del>
      <w:ins w:author="Saskia Schoefs" w:date="2025-10-06T20:08:00Z" w:id="156">
        <w:r w:rsidRPr="0343D3C3" w:rsidR="23068659">
          <w:rPr>
            <w:rFonts w:ascii="Aptos" w:hAnsi="Aptos" w:eastAsia="Aptos" w:cs="Aptos"/>
          </w:rPr>
          <w:t xml:space="preserve"> bieden </w:t>
        </w:r>
      </w:ins>
      <w:r w:rsidRPr="0343D3C3">
        <w:rPr>
          <w:rFonts w:ascii="Aptos" w:hAnsi="Aptos" w:eastAsia="Aptos" w:cs="Aptos"/>
        </w:rPr>
        <w:t>we u ook een serie van onze andere sauzen.</w:t>
      </w:r>
    </w:p>
    <w:p w:rsidR="3E79AD62" w:rsidP="0343D3C3" w:rsidRDefault="3E79AD62" w14:paraId="13AE918A" w14:textId="698B09F2">
      <w:pPr>
        <w:spacing w:line="276" w:lineRule="auto"/>
      </w:pPr>
      <w:r w:rsidRPr="0343D3C3">
        <w:rPr>
          <w:rFonts w:ascii="Aptos" w:hAnsi="Aptos" w:eastAsia="Aptos" w:cs="Aptos"/>
        </w:rPr>
        <w:t xml:space="preserve"> </w:t>
      </w:r>
    </w:p>
    <w:p w:rsidR="3E79AD62" w:rsidP="0343D3C3" w:rsidRDefault="3E79AD62" w14:paraId="021E32C5" w14:textId="6036B299">
      <w:pPr>
        <w:spacing w:line="276" w:lineRule="auto"/>
      </w:pPr>
      <w:r w:rsidRPr="0343D3C3">
        <w:rPr>
          <w:rFonts w:ascii="Aptos" w:hAnsi="Aptos" w:eastAsia="Aptos" w:cs="Aptos"/>
        </w:rPr>
        <w:t xml:space="preserve">Wij hopen u hierbij goed te hebben geholpen. Mocht u nog vragen hebben </w:t>
      </w:r>
      <w:ins w:author="Saskia Schoefs" w:date="2025-10-06T20:09:00Z" w:id="157">
        <w:r w:rsidRPr="0343D3C3" w:rsidR="267814AD">
          <w:rPr>
            <w:rFonts w:ascii="Aptos" w:hAnsi="Aptos" w:eastAsia="Aptos" w:cs="Aptos"/>
          </w:rPr>
          <w:t xml:space="preserve"> hier komma </w:t>
        </w:r>
      </w:ins>
      <w:r w:rsidRPr="0343D3C3">
        <w:rPr>
          <w:rFonts w:ascii="Aptos" w:hAnsi="Aptos" w:eastAsia="Aptos" w:cs="Aptos"/>
        </w:rPr>
        <w:t>dan zijn we u steeds ter beschikking.</w:t>
      </w:r>
    </w:p>
    <w:p w:rsidR="3E79AD62" w:rsidP="0343D3C3" w:rsidRDefault="3E79AD62" w14:paraId="08A7FD57" w14:textId="43513956">
      <w:pPr>
        <w:spacing w:line="276" w:lineRule="auto"/>
      </w:pPr>
      <w:r w:rsidRPr="0343D3C3">
        <w:rPr>
          <w:rFonts w:ascii="Aptos" w:hAnsi="Aptos" w:eastAsia="Aptos" w:cs="Aptos"/>
        </w:rPr>
        <w:t xml:space="preserve"> </w:t>
      </w:r>
    </w:p>
    <w:p w:rsidR="3E79AD62" w:rsidP="0343D3C3" w:rsidRDefault="3E79AD62" w14:paraId="20C660CF" w14:textId="6943F5EE">
      <w:pPr>
        <w:spacing w:line="276" w:lineRule="auto"/>
      </w:pPr>
      <w:r w:rsidRPr="0343D3C3">
        <w:rPr>
          <w:rFonts w:ascii="Aptos" w:hAnsi="Aptos" w:eastAsia="Aptos" w:cs="Aptos"/>
        </w:rPr>
        <w:t>Met vriendelijke groet,</w:t>
      </w:r>
    </w:p>
    <w:p w:rsidR="3E79AD62" w:rsidP="0343D3C3" w:rsidRDefault="3E79AD62" w14:paraId="34F94667" w14:textId="78EDB870">
      <w:pPr>
        <w:spacing w:line="276" w:lineRule="auto"/>
        <w:rPr>
          <w:ins w:author="Saskia Schoefs" w:date="2025-10-06T20:09:00Z" w16du:dateUtc="2025-10-06T20:09:58Z" w:id="158"/>
        </w:rPr>
      </w:pPr>
      <w:r w:rsidRPr="0343D3C3">
        <w:rPr>
          <w:rFonts w:ascii="Aptos" w:hAnsi="Aptos" w:eastAsia="Aptos" w:cs="Aptos"/>
        </w:rPr>
        <w:t xml:space="preserve"> </w:t>
      </w:r>
    </w:p>
    <w:p w:rsidR="1595EBC2" w:rsidP="0343D3C3" w:rsidRDefault="1595EBC2" w14:paraId="20C32343" w14:textId="308EA5CA">
      <w:pPr>
        <w:spacing w:line="276" w:lineRule="auto"/>
        <w:rPr>
          <w:ins w:author="Saskia Schoefs" w:date="2025-10-06T20:10:00Z" w16du:dateUtc="2025-10-06T20:10:00Z" w:id="159"/>
          <w:rFonts w:ascii="Aptos" w:hAnsi="Aptos" w:eastAsia="Aptos" w:cs="Aptos"/>
        </w:rPr>
      </w:pPr>
      <w:ins w:author="Saskia Schoefs" w:date="2025-10-06T20:09:00Z" w:id="160">
        <w:r w:rsidRPr="0343D3C3">
          <w:rPr>
            <w:rFonts w:ascii="Aptos" w:hAnsi="Aptos" w:eastAsia="Aptos" w:cs="Aptos"/>
          </w:rPr>
          <w:t>NAAM!</w:t>
        </w:r>
      </w:ins>
    </w:p>
    <w:p w:rsidR="1595EBC2" w:rsidP="0343D3C3" w:rsidRDefault="1595EBC2" w14:paraId="1AA9A0C9" w14:textId="289B613D">
      <w:pPr>
        <w:spacing w:line="276" w:lineRule="auto"/>
        <w:rPr>
          <w:rFonts w:ascii="Aptos" w:hAnsi="Aptos" w:eastAsia="Aptos" w:cs="Aptos"/>
        </w:rPr>
      </w:pPr>
      <w:ins w:author="Saskia Schoefs" w:date="2025-10-06T20:10:00Z" w:id="161">
        <w:r w:rsidRPr="0343D3C3">
          <w:rPr>
            <w:rFonts w:ascii="Aptos" w:hAnsi="Aptos" w:eastAsia="Aptos" w:cs="Aptos"/>
          </w:rPr>
          <w:t>Functie!</w:t>
        </w:r>
      </w:ins>
    </w:p>
    <w:p w:rsidR="3E79AD62" w:rsidP="0343D3C3" w:rsidRDefault="3E79AD62" w14:paraId="698187B8" w14:textId="7C6346F3">
      <w:pPr>
        <w:spacing w:line="276" w:lineRule="auto"/>
      </w:pPr>
      <w:r w:rsidRPr="0343D3C3">
        <w:rPr>
          <w:rFonts w:ascii="Aptos" w:hAnsi="Aptos" w:eastAsia="Aptos" w:cs="Aptos"/>
        </w:rPr>
        <w:t>Nanu-Food-Gmbh</w:t>
      </w:r>
    </w:p>
    <w:p w:rsidR="0343D3C3" w:rsidP="0343D3C3" w:rsidRDefault="0343D3C3" w14:paraId="6D21E44D" w14:textId="762E632A">
      <w:pPr>
        <w:pStyle w:val="NoSpacing"/>
      </w:pPr>
    </w:p>
    <w:p w:rsidR="0343D3C3" w:rsidP="0343D3C3" w:rsidRDefault="0343D3C3" w14:paraId="0740DE9C" w14:textId="5702846A">
      <w:pPr>
        <w:pStyle w:val="NoSpacing"/>
      </w:pPr>
    </w:p>
    <w:p w:rsidR="0343D3C3" w:rsidRDefault="0343D3C3" w14:paraId="2399D044" w14:textId="62A26085">
      <w:r>
        <w:br w:type="page"/>
      </w:r>
    </w:p>
    <w:p w:rsidR="153A066F" w:rsidP="0343D3C3" w:rsidRDefault="153A066F" w14:paraId="1467F47F" w14:textId="5A645180">
      <w:pPr>
        <w:pStyle w:val="NoSpacing"/>
      </w:pPr>
      <w:r>
        <w:t>Nijs Jente</w:t>
      </w:r>
      <w:ins w:author="Saskia Schoefs" w:date="2025-10-06T20:10:00Z" w:id="162">
        <w:r w:rsidR="1205637C">
          <w:t xml:space="preserve"> </w:t>
        </w:r>
        <w:r>
          <w:tab/>
        </w:r>
        <w:r w:rsidR="1205637C">
          <w:t>Je naam staat achterstevoren</w:t>
        </w:r>
      </w:ins>
    </w:p>
    <w:p w:rsidR="0343D3C3" w:rsidP="0343D3C3" w:rsidRDefault="0343D3C3" w14:paraId="2CE8EFB2" w14:textId="1EA9B8E1">
      <w:pPr>
        <w:pStyle w:val="NoSpacing"/>
      </w:pPr>
    </w:p>
    <w:p w:rsidR="153A066F" w:rsidP="0343D3C3" w:rsidRDefault="153A066F" w14:paraId="1BABCB04" w14:textId="1577167C">
      <w:pPr>
        <w:pStyle w:val="NoSpacing"/>
      </w:pPr>
      <w:r>
        <w:t>1:</w:t>
      </w:r>
    </w:p>
    <w:p w:rsidR="0343D3C3" w:rsidP="0343D3C3" w:rsidRDefault="0343D3C3" w14:paraId="2E265990" w14:textId="122ED2C0">
      <w:pPr>
        <w:pStyle w:val="NoSpacing"/>
      </w:pPr>
    </w:p>
    <w:p w:rsidR="153A066F" w:rsidP="0343D3C3" w:rsidRDefault="153A066F" w14:paraId="3B91BC69" w14:textId="17C925B3">
      <w:pPr>
        <w:pStyle w:val="NoSpacing"/>
      </w:pPr>
      <w:r>
        <w:t>Geachte mevrouw of meneer</w:t>
      </w:r>
      <w:ins w:author="Saskia Schoefs" w:date="2025-10-06T20:10:00Z" w:id="163">
        <w:r w:rsidR="297FF71F">
          <w:t xml:space="preserve">   Hier zou je een naam hebben: je reageert op een mail.</w:t>
        </w:r>
      </w:ins>
    </w:p>
    <w:p w:rsidR="0343D3C3" w:rsidP="0343D3C3" w:rsidRDefault="0343D3C3" w14:paraId="470862D8" w14:textId="5C28BB05">
      <w:pPr>
        <w:pStyle w:val="NoSpacing"/>
      </w:pPr>
    </w:p>
    <w:p w:rsidR="0343D3C3" w:rsidP="0343D3C3" w:rsidRDefault="0343D3C3" w14:paraId="088FE33D" w14:textId="59C62622">
      <w:pPr>
        <w:pStyle w:val="NoSpacing"/>
      </w:pPr>
    </w:p>
    <w:p w:rsidR="234E01D6" w:rsidP="0343D3C3" w:rsidRDefault="234E01D6" w14:paraId="3DFE81A6" w14:textId="3F9C1480">
      <w:pPr>
        <w:pStyle w:val="NoSpacing"/>
      </w:pPr>
      <w:r>
        <w:t>Bedankt voor de reactie</w:t>
      </w:r>
      <w:r w:rsidR="6E2236C6">
        <w:t xml:space="preserve">. </w:t>
      </w:r>
      <w:r w:rsidR="71135493">
        <w:t>I</w:t>
      </w:r>
      <w:r w:rsidR="2271C170">
        <w:t xml:space="preserve">k heb vernomen dat u een </w:t>
      </w:r>
      <w:r w:rsidRPr="0343D3C3" w:rsidR="2271C170">
        <w:rPr>
          <w:highlight w:val="yellow"/>
          <w:rPrChange w:author="Saskia Schoefs" w:date="2025-10-06T20:10:00Z" w:id="164">
            <w:rPr/>
          </w:rPrChange>
        </w:rPr>
        <w:t>defectief</w:t>
      </w:r>
      <w:r w:rsidR="2271C170">
        <w:t xml:space="preserve"> </w:t>
      </w:r>
      <w:ins w:author="Saskia Schoefs" w:date="2025-10-06T20:10:00Z" w:id="165">
        <w:r w:rsidR="5FBAA046">
          <w:t xml:space="preserve">Niet van die letterlijek vertalingen uit het Engels gebruiken </w:t>
        </w:r>
      </w:ins>
      <w:r w:rsidR="2271C170">
        <w:t>product zou</w:t>
      </w:r>
      <w:r w:rsidR="27C1CCE8">
        <w:t xml:space="preserve"> </w:t>
      </w:r>
      <w:r w:rsidR="2271C170">
        <w:t xml:space="preserve">hebben ontvangen. </w:t>
      </w:r>
      <w:r w:rsidRPr="0343D3C3" w:rsidR="2271C170">
        <w:rPr>
          <w:highlight w:val="yellow"/>
          <w:rPrChange w:author="Saskia Schoefs" w:date="2025-10-06T20:11:00Z" w:id="166">
            <w:rPr/>
          </w:rPrChange>
        </w:rPr>
        <w:t xml:space="preserve">Waardoor u ontevreden </w:t>
      </w:r>
      <w:r w:rsidRPr="0343D3C3" w:rsidR="7992DDE2">
        <w:rPr>
          <w:highlight w:val="yellow"/>
          <w:rPrChange w:author="Saskia Schoefs" w:date="2025-10-06T20:11:00Z" w:id="167">
            <w:rPr/>
          </w:rPrChange>
        </w:rPr>
        <w:t>bent</w:t>
      </w:r>
      <w:r w:rsidRPr="0343D3C3" w:rsidR="54FB7189">
        <w:rPr>
          <w:highlight w:val="yellow"/>
          <w:rPrChange w:author="Saskia Schoefs" w:date="2025-10-06T20:11:00Z" w:id="168">
            <w:rPr/>
          </w:rPrChange>
        </w:rPr>
        <w:t xml:space="preserve"> </w:t>
      </w:r>
      <w:r w:rsidRPr="0343D3C3" w:rsidR="3ECC7401">
        <w:rPr>
          <w:highlight w:val="yellow"/>
          <w:rPrChange w:author="Saskia Schoefs" w:date="2025-10-06T20:11:00Z" w:id="169">
            <w:rPr/>
          </w:rPrChange>
        </w:rPr>
        <w:t xml:space="preserve">van het product </w:t>
      </w:r>
      <w:r w:rsidRPr="0343D3C3" w:rsidR="54FB7189">
        <w:rPr>
          <w:highlight w:val="yellow"/>
          <w:rPrChange w:author="Saskia Schoefs" w:date="2025-10-06T20:11:00Z" w:id="170">
            <w:rPr/>
          </w:rPrChange>
        </w:rPr>
        <w:t>wat ik</w:t>
      </w:r>
      <w:r w:rsidRPr="0343D3C3" w:rsidR="092441EF">
        <w:rPr>
          <w:highlight w:val="yellow"/>
          <w:rPrChange w:author="Saskia Schoefs" w:date="2025-10-06T20:11:00Z" w:id="171">
            <w:rPr/>
          </w:rPrChange>
        </w:rPr>
        <w:t xml:space="preserve"> zeer</w:t>
      </w:r>
      <w:r w:rsidRPr="0343D3C3" w:rsidR="54FB7189">
        <w:rPr>
          <w:highlight w:val="yellow"/>
          <w:rPrChange w:author="Saskia Schoefs" w:date="2025-10-06T20:11:00Z" w:id="172">
            <w:rPr/>
          </w:rPrChange>
        </w:rPr>
        <w:t xml:space="preserve"> jammer vind ik zeer jammer.</w:t>
      </w:r>
      <w:r w:rsidR="12DB1EA7">
        <w:t xml:space="preserve"> </w:t>
      </w:r>
      <w:ins w:author="Saskia Schoefs" w:date="2025-10-06T20:11:00Z" w:id="173">
        <w:r w:rsidR="4E45EB72">
          <w:t>Dubbelop + slechte zinsconstructie: ‘waardoor’-zin = geen volwaardige zin</w:t>
        </w:r>
      </w:ins>
    </w:p>
    <w:p w:rsidR="0343D3C3" w:rsidP="0343D3C3" w:rsidRDefault="0343D3C3" w14:paraId="75462080" w14:textId="0B8065EA">
      <w:pPr>
        <w:pStyle w:val="NoSpacing"/>
      </w:pPr>
    </w:p>
    <w:p w:rsidR="54FB7189" w:rsidP="0343D3C3" w:rsidRDefault="54FB7189" w14:paraId="6E424722" w14:textId="51CE7063">
      <w:pPr>
        <w:pStyle w:val="NoSpacing"/>
      </w:pPr>
      <w:r>
        <w:t xml:space="preserve">Om u het best te helpen </w:t>
      </w:r>
      <w:r w:rsidR="7992DDE2">
        <w:t>heb ik onderzocht</w:t>
      </w:r>
      <w:r w:rsidR="2E441B00">
        <w:t xml:space="preserve"> wat de oorzaak zou kunnen zijn</w:t>
      </w:r>
      <w:r w:rsidR="503F6EEB">
        <w:t xml:space="preserve"> van het </w:t>
      </w:r>
      <w:r w:rsidRPr="0343D3C3" w:rsidR="503F6EEB">
        <w:rPr>
          <w:highlight w:val="yellow"/>
          <w:rPrChange w:author="Saskia Schoefs" w:date="2025-10-06T20:11:00Z" w:id="174">
            <w:rPr/>
          </w:rPrChange>
        </w:rPr>
        <w:t>product</w:t>
      </w:r>
      <w:r w:rsidR="503F6EEB">
        <w:t xml:space="preserve"> </w:t>
      </w:r>
      <w:ins w:author="Saskia Schoefs" w:date="2025-10-06T20:11:00Z" w:id="175">
        <w:r w:rsidR="0FD7D58F">
          <w:t xml:space="preserve"> ? </w:t>
        </w:r>
      </w:ins>
      <w:r w:rsidR="503F6EEB">
        <w:t xml:space="preserve">Hierbij heb ik kunnen vaststellen dat dit is gebeurd is </w:t>
      </w:r>
      <w:r w:rsidR="762A4908">
        <w:t>door onoplettendheid bij kwaliteitsinspectie.</w:t>
      </w:r>
    </w:p>
    <w:p w:rsidR="0343D3C3" w:rsidP="0343D3C3" w:rsidRDefault="0343D3C3" w14:paraId="7B8C07E0" w14:textId="5E9F5FE8">
      <w:pPr>
        <w:pStyle w:val="NoSpacing"/>
      </w:pPr>
      <w:r>
        <w:br/>
      </w:r>
      <w:r w:rsidR="722ECF13">
        <w:t>Hierbij wil</w:t>
      </w:r>
      <w:r w:rsidR="1EE0C7F2">
        <w:t xml:space="preserve"> ik onze excuses aanbieden</w:t>
      </w:r>
      <w:r w:rsidR="1B4BBB70">
        <w:t xml:space="preserve"> voor het ongemak</w:t>
      </w:r>
      <w:r w:rsidR="6267118A">
        <w:t>.</w:t>
      </w:r>
      <w:r w:rsidR="3145F6BC">
        <w:t xml:space="preserve"> </w:t>
      </w:r>
      <w:del w:author="Saskia Schoefs" w:date="2025-10-06T20:11:00Z" w:id="176">
        <w:r w:rsidDel="0B879731">
          <w:delText>B</w:delText>
        </w:r>
        <w:r w:rsidDel="3145F6BC">
          <w:delText>ij deze</w:delText>
        </w:r>
      </w:del>
      <w:ins w:author="Saskia Schoefs" w:date="2025-10-06T20:11:00Z" w:id="177">
        <w:r w:rsidR="35508006">
          <w:t xml:space="preserve"> </w:t>
        </w:r>
      </w:ins>
      <w:del w:author="Saskia Schoefs" w:date="2025-10-06T20:11:00Z" w:id="178">
        <w:r w:rsidDel="1EE0C7F2">
          <w:delText xml:space="preserve"> gaan</w:delText>
        </w:r>
        <w:r w:rsidDel="722ECF13">
          <w:delText xml:space="preserve"> </w:delText>
        </w:r>
      </w:del>
      <w:r w:rsidR="722ECF13">
        <w:t xml:space="preserve">wij </w:t>
      </w:r>
      <w:ins w:author="Saskia Schoefs" w:date="2025-10-06T20:12:00Z" w:id="179">
        <w:r w:rsidR="153605E3">
          <w:t xml:space="preserve">sturen </w:t>
        </w:r>
      </w:ins>
      <w:r w:rsidR="722ECF13">
        <w:t xml:space="preserve">u ook </w:t>
      </w:r>
      <w:ins w:author="Saskia Schoefs" w:date="2025-10-06T20:12:00Z" w:id="180">
        <w:r w:rsidR="66CC85D3">
          <w:t xml:space="preserve">zo snel mogelijk </w:t>
        </w:r>
      </w:ins>
      <w:r w:rsidR="722ECF13">
        <w:t xml:space="preserve">een vergoeding </w:t>
      </w:r>
      <w:r w:rsidR="05BFD381">
        <w:t>op</w:t>
      </w:r>
      <w:del w:author="Saskia Schoefs" w:date="2025-10-06T20:12:00Z" w:id="181">
        <w:r w:rsidDel="05BFD381">
          <w:delText>sturen</w:delText>
        </w:r>
      </w:del>
      <w:r w:rsidR="7257DB64">
        <w:t>. Deze vergoeding houdt een serie sausen en de spaghettisaus die u bestelde</w:t>
      </w:r>
      <w:r w:rsidR="0D9BE638">
        <w:t xml:space="preserve"> </w:t>
      </w:r>
      <w:r w:rsidR="32992F95">
        <w:t>in</w:t>
      </w:r>
      <w:r w:rsidR="7257DB64">
        <w:t>.</w:t>
      </w:r>
      <w:r w:rsidR="5734C5FC">
        <w:t xml:space="preserve"> Deze sturen we naar het adres dat u heeft meegegeven</w:t>
      </w:r>
      <w:ins w:author="Saskia Schoefs" w:date="2025-10-06T20:12:00Z" w:id="182">
        <w:r w:rsidR="1A89A845">
          <w:t xml:space="preserve"> = overbodig, want logisch</w:t>
        </w:r>
      </w:ins>
      <w:r w:rsidR="5734C5FC">
        <w:t>.</w:t>
      </w:r>
      <w:r w:rsidR="7257DB64">
        <w:t xml:space="preserve"> </w:t>
      </w:r>
    </w:p>
    <w:p w:rsidR="0343D3C3" w:rsidP="0343D3C3" w:rsidRDefault="0343D3C3" w14:paraId="2432CBDE" w14:textId="4F47DE4C">
      <w:pPr>
        <w:pStyle w:val="NoSpacing"/>
      </w:pPr>
    </w:p>
    <w:p w:rsidR="7257DB64" w:rsidP="0343D3C3" w:rsidRDefault="7257DB64" w14:paraId="17B83940" w14:textId="658726F3">
      <w:pPr>
        <w:pStyle w:val="NoSpacing"/>
      </w:pPr>
      <w:del w:author="Saskia Schoefs" w:date="2025-10-06T20:12:00Z" w:id="183">
        <w:r w:rsidDel="7257DB64">
          <w:delText xml:space="preserve">Moesten </w:delText>
        </w:r>
      </w:del>
      <w:ins w:author="Saskia Schoefs" w:date="2025-10-06T20:12:00Z" w:id="184">
        <w:r w:rsidR="68E62CB0">
          <w:t xml:space="preserve">Mochten </w:t>
        </w:r>
      </w:ins>
      <w:r>
        <w:t>er nog problemen zijn</w:t>
      </w:r>
      <w:r w:rsidR="2EAF650D">
        <w:t xml:space="preserve"> helpen wij u </w:t>
      </w:r>
      <w:r w:rsidR="7740500B">
        <w:t xml:space="preserve">bij Nanu-Food-gmbh </w:t>
      </w:r>
      <w:r w:rsidR="2EAF650D">
        <w:t>graag verder</w:t>
      </w:r>
      <w:r w:rsidR="1762FF21">
        <w:t xml:space="preserve">! </w:t>
      </w:r>
    </w:p>
    <w:p w:rsidR="0343D3C3" w:rsidP="0343D3C3" w:rsidRDefault="0343D3C3" w14:paraId="6E53B581" w14:textId="470C0756">
      <w:pPr>
        <w:pStyle w:val="NoSpacing"/>
      </w:pPr>
    </w:p>
    <w:p w:rsidR="2D512727" w:rsidP="0343D3C3" w:rsidRDefault="2D512727" w14:paraId="702E54E7" w14:textId="3BA414BA">
      <w:pPr>
        <w:pStyle w:val="NoSpacing"/>
      </w:pPr>
      <w:r>
        <w:t>Met vriendelijke groet</w:t>
      </w:r>
    </w:p>
    <w:p w:rsidR="0343D3C3" w:rsidP="0343D3C3" w:rsidRDefault="0343D3C3" w14:paraId="60B9C640" w14:textId="27030775">
      <w:pPr>
        <w:pStyle w:val="NoSpacing"/>
      </w:pPr>
    </w:p>
    <w:p w:rsidR="2D512727" w:rsidP="0343D3C3" w:rsidRDefault="2D512727" w14:paraId="433129AF" w14:textId="5357D615">
      <w:pPr>
        <w:pStyle w:val="NoSpacing"/>
        <w:rPr>
          <w:ins w:author="Saskia Schoefs" w:date="2025-10-06T20:12:00Z" w16du:dateUtc="2025-10-06T20:12:35Z" w:id="185"/>
        </w:rPr>
      </w:pPr>
      <w:r>
        <w:t>Nijs Jente</w:t>
      </w:r>
      <w:ins w:author="Saskia Schoefs" w:date="2025-10-06T20:12:00Z" w:id="186">
        <w:r w:rsidR="742E7389">
          <w:t xml:space="preserve">  foute volgorde</w:t>
        </w:r>
      </w:ins>
    </w:p>
    <w:p w:rsidR="742E7389" w:rsidP="0343D3C3" w:rsidRDefault="742E7389" w14:paraId="59EFFEE8" w14:textId="248095BE">
      <w:pPr>
        <w:pStyle w:val="NoSpacing"/>
      </w:pPr>
      <w:ins w:author="Saskia Schoefs" w:date="2025-10-06T20:12:00Z" w:id="187">
        <w:r>
          <w:t>Functie ontbreekt</w:t>
        </w:r>
      </w:ins>
    </w:p>
    <w:p w:rsidR="5D5F352D" w:rsidP="0343D3C3" w:rsidRDefault="5D5F352D" w14:paraId="5472B8C1" w14:textId="3AF65AC9">
      <w:pPr>
        <w:pStyle w:val="NoSpacing"/>
      </w:pPr>
      <w:r>
        <w:t>Nanu-Food-gmbh</w:t>
      </w:r>
    </w:p>
    <w:p w:rsidR="0343D3C3" w:rsidP="0343D3C3" w:rsidRDefault="0343D3C3" w14:paraId="15EDAE45" w14:textId="7A7BF6BE">
      <w:pPr>
        <w:pStyle w:val="NoSpacing"/>
      </w:pPr>
    </w:p>
    <w:p w:rsidR="0343D3C3" w:rsidP="0343D3C3" w:rsidRDefault="0343D3C3" w14:paraId="7ABDC2E6" w14:textId="0EA05B6A">
      <w:pPr>
        <w:pStyle w:val="NoSpacing"/>
      </w:pPr>
    </w:p>
    <w:p w:rsidR="617D41DB" w:rsidP="0343D3C3" w:rsidRDefault="617D41DB" w14:paraId="0FB81141" w14:textId="03DE28C9">
      <w:pPr>
        <w:pStyle w:val="NoSpacing"/>
      </w:pPr>
      <w:r>
        <w:t xml:space="preserve">2: </w:t>
      </w:r>
    </w:p>
    <w:p w:rsidR="617D41DB" w:rsidP="0343D3C3" w:rsidRDefault="617D41DB" w14:paraId="7A4B60C5" w14:textId="7FAF6EA9">
      <w:pPr>
        <w:pStyle w:val="NoSpacing"/>
      </w:pPr>
      <w:r>
        <w:t>Geachte mevrouw of meneer</w:t>
      </w:r>
      <w:ins w:author="Saskia Schoefs" w:date="2025-10-06T20:16:00Z" w:id="188">
        <w:r w:rsidR="11C0DE3B">
          <w:t xml:space="preserve"> idem</w:t>
        </w:r>
      </w:ins>
    </w:p>
    <w:p w:rsidR="0343D3C3" w:rsidP="0343D3C3" w:rsidRDefault="0343D3C3" w14:paraId="783588A2" w14:textId="2A8B600D">
      <w:pPr>
        <w:pStyle w:val="NoSpacing"/>
      </w:pPr>
    </w:p>
    <w:p w:rsidR="0343D3C3" w:rsidP="0343D3C3" w:rsidRDefault="0343D3C3" w14:paraId="7FF548DC" w14:textId="15198736">
      <w:pPr>
        <w:pStyle w:val="NoSpacing"/>
      </w:pPr>
    </w:p>
    <w:p w:rsidR="56C2CF2F" w:rsidP="0343D3C3" w:rsidRDefault="56C2CF2F" w14:paraId="3AA5661D" w14:textId="12DB618A">
      <w:pPr>
        <w:pStyle w:val="NoSpacing"/>
      </w:pPr>
      <w:r w:rsidRPr="0343D3C3">
        <w:rPr>
          <w:highlight w:val="red"/>
          <w:rPrChange w:author="Saskia Schoefs" w:date="2025-10-06T20:12:00Z" w:id="189">
            <w:rPr/>
          </w:rPrChange>
        </w:rPr>
        <w:t>Beste</w:t>
      </w:r>
      <w:r>
        <w:t xml:space="preserve"> </w:t>
      </w:r>
      <w:ins w:author="Saskia Schoefs" w:date="2025-10-06T20:12:00Z" w:id="190">
        <w:r w:rsidR="13666FAA">
          <w:t xml:space="preserve"> </w:t>
        </w:r>
        <w:r w:rsidRPr="0343D3C3" w:rsidR="13666FAA">
          <w:rPr>
            <w:rFonts w:ascii="Segoe UI Emoji" w:hAnsi="Segoe UI Emoji" w:eastAsia="Segoe UI Emoji" w:cs="Segoe UI Emoji"/>
          </w:rPr>
          <w:t>🙁</w:t>
        </w:r>
        <w:r w:rsidR="13666FAA">
          <w:t xml:space="preserve"> </w:t>
        </w:r>
        <w:r w:rsidRPr="0343D3C3" w:rsidR="13666FAA">
          <w:rPr>
            <w:rFonts w:ascii="Segoe UI Emoji" w:hAnsi="Segoe UI Emoji" w:eastAsia="Segoe UI Emoji" w:cs="Segoe UI Emoji"/>
          </w:rPr>
          <w:t>🙁</w:t>
        </w:r>
        <w:r w:rsidR="13666FAA">
          <w:t xml:space="preserve"> </w:t>
        </w:r>
        <w:r w:rsidRPr="0343D3C3" w:rsidR="13666FAA">
          <w:rPr>
            <w:rFonts w:ascii="Segoe UI Emoji" w:hAnsi="Segoe UI Emoji" w:eastAsia="Segoe UI Emoji" w:cs="Segoe UI Emoji"/>
          </w:rPr>
          <w:t>🙁</w:t>
        </w:r>
        <w:r w:rsidR="13666FAA">
          <w:t xml:space="preserve"> </w:t>
        </w:r>
      </w:ins>
      <w:r>
        <w:t xml:space="preserve">ik heb vernomen uit uw </w:t>
      </w:r>
      <w:r w:rsidRPr="0343D3C3">
        <w:rPr>
          <w:highlight w:val="yellow"/>
          <w:rPrChange w:author="Saskia Schoefs" w:date="2025-10-06T20:13:00Z" w:id="191">
            <w:rPr/>
          </w:rPrChange>
        </w:rPr>
        <w:t>klacht</w:t>
      </w:r>
      <w:r>
        <w:t xml:space="preserve"> </w:t>
      </w:r>
      <w:ins w:author="Saskia Schoefs" w:date="2025-10-06T20:13:00Z" w:id="192">
        <w:r w:rsidR="6EBCAA6C">
          <w:t xml:space="preserve"> Dit soort woorden zo weinig mogelijk gebruiken. </w:t>
        </w:r>
      </w:ins>
      <w:r>
        <w:t xml:space="preserve">dat het Product Damesjas CKS </w:t>
      </w:r>
      <w:r w:rsidR="1DED7687">
        <w:t>n</w:t>
      </w:r>
      <w:r>
        <w:t>og altijd niet is aangekomen</w:t>
      </w:r>
      <w:r w:rsidR="30AD6B99">
        <w:t xml:space="preserve">. </w:t>
      </w:r>
      <w:ins w:author="Saskia Schoefs" w:date="2025-10-06T20:13:00Z" w:id="193">
        <w:r w:rsidR="669EFDCA">
          <w:t xml:space="preserve">  Beter bedanken voor haar feedback</w:t>
        </w:r>
      </w:ins>
    </w:p>
    <w:p w:rsidR="0343D3C3" w:rsidP="0343D3C3" w:rsidRDefault="0343D3C3" w14:paraId="512E7FE9" w14:textId="5F5883B9">
      <w:pPr>
        <w:pStyle w:val="NoSpacing"/>
      </w:pPr>
    </w:p>
    <w:p w:rsidR="30AD6B99" w:rsidP="0343D3C3" w:rsidRDefault="30AD6B99" w14:paraId="36428A20" w14:textId="390C7ED8">
      <w:pPr>
        <w:pStyle w:val="NoSpacing"/>
      </w:pPr>
      <w:r>
        <w:t xml:space="preserve">Aangezien </w:t>
      </w:r>
      <w:r w:rsidR="2A3A72C3">
        <w:t>het product nog niet in stock was</w:t>
      </w:r>
      <w:ins w:author="Saskia Schoefs" w:date="2025-10-06T20:13:00Z" w:id="194">
        <w:r w:rsidR="7CD417F6">
          <w:t xml:space="preserve"> hier komma</w:t>
        </w:r>
      </w:ins>
      <w:r w:rsidR="2A3A72C3">
        <w:t xml:space="preserve"> hebben wij bij uw bestelling </w:t>
      </w:r>
      <w:ins w:author="Saskia Schoefs" w:date="2025-10-06T20:13:00Z" w:id="195">
        <w:r w:rsidR="63DBA300">
          <w:t>onmid</w:t>
        </w:r>
      </w:ins>
      <w:ins w:author="Saskia Schoefs" w:date="2025-10-06T20:14:00Z" w:id="196">
        <w:r w:rsidR="63DBA300">
          <w:t xml:space="preserve">dellijk </w:t>
        </w:r>
      </w:ins>
      <w:r w:rsidR="2A3A72C3">
        <w:t>een bericht verzonden dat het product later z</w:t>
      </w:r>
      <w:r w:rsidR="41CE790B">
        <w:t>ou aankomen</w:t>
      </w:r>
      <w:r w:rsidR="692C038B">
        <w:t>.</w:t>
      </w:r>
      <w:r w:rsidR="41CE790B">
        <w:t xml:space="preserve"> </w:t>
      </w:r>
      <w:r w:rsidR="39290A21">
        <w:t>H</w:t>
      </w:r>
      <w:r w:rsidR="41CE790B">
        <w:t xml:space="preserve">ier stond ook dat wij </w:t>
      </w:r>
      <w:r w:rsidR="5BF1345D">
        <w:t>u</w:t>
      </w:r>
      <w:r w:rsidR="3D618938">
        <w:t xml:space="preserve"> een kosteloze </w:t>
      </w:r>
      <w:r w:rsidRPr="0343D3C3" w:rsidR="3D618938">
        <w:rPr>
          <w:highlight w:val="yellow"/>
          <w:rPrChange w:author="Saskia Schoefs" w:date="2025-10-06T20:13:00Z" w:id="197">
            <w:rPr/>
          </w:rPrChange>
        </w:rPr>
        <w:t>annulering periode</w:t>
      </w:r>
      <w:r w:rsidR="3D618938">
        <w:t xml:space="preserve"> </w:t>
      </w:r>
      <w:del w:author="Saskia Schoefs" w:date="2025-10-06T20:14:00Z" w:id="198">
        <w:r w:rsidDel="3D618938">
          <w:delText xml:space="preserve">geven </w:delText>
        </w:r>
      </w:del>
      <w:ins w:author="Saskia Schoefs" w:date="2025-10-06T20:14:00Z" w:id="199">
        <w:r w:rsidR="479A90ED">
          <w:t xml:space="preserve"> bieden </w:t>
        </w:r>
      </w:ins>
      <w:r w:rsidR="3D618938">
        <w:t xml:space="preserve">van 3 </w:t>
      </w:r>
      <w:ins w:author="Saskia Schoefs" w:date="2025-10-06T20:14:00Z" w:id="200">
        <w:r w:rsidR="672C19F7">
          <w:t xml:space="preserve">/drie </w:t>
        </w:r>
      </w:ins>
      <w:r w:rsidR="3D618938">
        <w:t>dagen</w:t>
      </w:r>
      <w:r w:rsidR="786B9603">
        <w:t>.</w:t>
      </w:r>
      <w:del w:author="Saskia Schoefs" w:date="2025-10-06T20:14:00Z" w:id="201">
        <w:r w:rsidDel="4A4F7738">
          <w:delText xml:space="preserve"> Ik zie hier ook dat</w:delText>
        </w:r>
      </w:del>
      <w:r w:rsidR="4A4F7738">
        <w:t xml:space="preserve"> </w:t>
      </w:r>
      <w:r w:rsidRPr="0343D3C3" w:rsidR="4A4F7738">
        <w:rPr>
          <w:highlight w:val="red"/>
          <w:rPrChange w:author="Saskia Schoefs" w:date="2025-10-06T20:14:00Z" w:id="202">
            <w:rPr/>
          </w:rPrChange>
        </w:rPr>
        <w:t>u</w:t>
      </w:r>
      <w:r w:rsidR="4A4F7738">
        <w:t xml:space="preserve"> </w:t>
      </w:r>
      <w:ins w:author="Saskia Schoefs" w:date="2025-10-06T20:14:00Z" w:id="203">
        <w:r w:rsidR="69792910">
          <w:t xml:space="preserve">  UW !!!! </w:t>
        </w:r>
      </w:ins>
      <w:r w:rsidR="4A4F7738">
        <w:t xml:space="preserve">product </w:t>
      </w:r>
      <w:ins w:author="Saskia Schoefs" w:date="2025-10-06T20:15:00Z" w:id="204">
        <w:r w:rsidR="0B444845">
          <w:t xml:space="preserve">staat op voor levering </w:t>
        </w:r>
      </w:ins>
      <w:del w:author="Saskia Schoefs" w:date="2025-10-06T20:15:00Z" w:id="205">
        <w:r w:rsidDel="4A4F7738">
          <w:delText xml:space="preserve">komende </w:delText>
        </w:r>
      </w:del>
      <w:ins w:author="Saskia Schoefs" w:date="2025-10-06T20:15:00Z" w:id="206">
        <w:r w:rsidR="65900F82">
          <w:t xml:space="preserve"> volgende </w:t>
        </w:r>
      </w:ins>
      <w:r w:rsidR="4A4F7738">
        <w:t xml:space="preserve">vrijdag </w:t>
      </w:r>
      <w:del w:author="Saskia Schoefs" w:date="2025-10-06T20:15:00Z" w:id="207">
        <w:r w:rsidDel="4A4F7738">
          <w:delText>zou geleverd worden.</w:delText>
        </w:r>
      </w:del>
    </w:p>
    <w:p w:rsidR="0343D3C3" w:rsidP="0343D3C3" w:rsidRDefault="0343D3C3" w14:paraId="6E20B221" w14:textId="1D0685BC">
      <w:pPr>
        <w:pStyle w:val="NoSpacing"/>
      </w:pPr>
    </w:p>
    <w:p w:rsidR="786B9603" w:rsidP="0343D3C3" w:rsidRDefault="786B9603" w14:paraId="1B7E329F" w14:textId="078E599F">
      <w:pPr>
        <w:pStyle w:val="NoSpacing"/>
      </w:pPr>
      <w:r w:rsidRPr="0343D3C3">
        <w:rPr>
          <w:highlight w:val="green"/>
          <w:rPrChange w:author="Saskia Schoefs" w:date="2025-10-06T20:15:00Z" w:id="208">
            <w:rPr/>
          </w:rPrChange>
        </w:rPr>
        <w:t>Ter excuses</w:t>
      </w:r>
      <w:ins w:author="Saskia Schoefs" w:date="2025-10-06T20:15:00Z" w:id="209">
        <w:r w:rsidRPr="0343D3C3" w:rsidR="68110F17">
          <w:rPr>
            <w:highlight w:val="green"/>
          </w:rPr>
          <w:t xml:space="preserve"> niet nodig als je niets fout deed</w:t>
        </w:r>
      </w:ins>
      <w:r>
        <w:t xml:space="preserve"> bieden wij u </w:t>
      </w:r>
      <w:r w:rsidR="70FF8EEC">
        <w:t>voor het ongemak</w:t>
      </w:r>
      <w:r>
        <w:t xml:space="preserve"> een tegemoetkoming van 3% aan bij </w:t>
      </w:r>
      <w:r w:rsidRPr="0343D3C3">
        <w:rPr>
          <w:highlight w:val="red"/>
          <w:rPrChange w:author="Saskia Schoefs" w:date="2025-10-06T20:15:00Z" w:id="210">
            <w:rPr/>
          </w:rPrChange>
        </w:rPr>
        <w:t>u</w:t>
      </w:r>
      <w:r>
        <w:t xml:space="preserve"> volgende beste</w:t>
      </w:r>
      <w:r w:rsidRPr="0343D3C3">
        <w:rPr>
          <w:highlight w:val="cyan"/>
          <w:rPrChange w:author="Saskia Schoefs" w:date="2025-10-06T20:15:00Z" w:id="211">
            <w:rPr/>
          </w:rPrChange>
        </w:rPr>
        <w:t>lling deze</w:t>
      </w:r>
      <w:r>
        <w:t xml:space="preserve"> </w:t>
      </w:r>
      <w:ins w:author="Saskia Schoefs" w:date="2025-10-06T20:16:00Z" w:id="212">
        <w:r w:rsidR="7202ACD4">
          <w:t xml:space="preserve">Slechte zinsovergang </w:t>
        </w:r>
      </w:ins>
      <w:r>
        <w:t>wordt automatisch aangerekend.</w:t>
      </w:r>
    </w:p>
    <w:p w:rsidR="0343D3C3" w:rsidP="0343D3C3" w:rsidRDefault="0343D3C3" w14:paraId="7728FAE0" w14:textId="74B70404">
      <w:pPr>
        <w:pStyle w:val="NoSpacing"/>
      </w:pPr>
    </w:p>
    <w:p w:rsidR="786B9603" w:rsidP="0343D3C3" w:rsidRDefault="786B9603" w14:paraId="13B733E7" w14:textId="0BE0FA99">
      <w:pPr>
        <w:pStyle w:val="NoSpacing"/>
      </w:pPr>
      <w:del w:author="Saskia Schoefs" w:date="2025-10-06T20:16:00Z" w:id="213">
        <w:r w:rsidDel="786B9603">
          <w:delText xml:space="preserve">Moesten </w:delText>
        </w:r>
      </w:del>
      <w:ins w:author="Saskia Schoefs" w:date="2025-10-06T20:16:00Z" w:id="214">
        <w:r w:rsidR="583B8C3A">
          <w:t xml:space="preserve">Mochten </w:t>
        </w:r>
      </w:ins>
      <w:r>
        <w:t>er nog problemen zijn</w:t>
      </w:r>
      <w:ins w:author="Saskia Schoefs" w:date="2025-10-06T20:16:00Z" w:id="215">
        <w:r w:rsidR="35C9491E">
          <w:t>,</w:t>
        </w:r>
      </w:ins>
      <w:r>
        <w:t xml:space="preserve"> </w:t>
      </w:r>
      <w:ins w:author="Saskia Schoefs" w:date="2025-10-06T20:16:00Z" w:id="216">
        <w:r w:rsidR="1055D1AF">
          <w:t xml:space="preserve">dan </w:t>
        </w:r>
      </w:ins>
      <w:r>
        <w:t>helpen wij u graag!</w:t>
      </w:r>
    </w:p>
    <w:p w:rsidR="0343D3C3" w:rsidP="0343D3C3" w:rsidRDefault="0343D3C3" w14:paraId="209A6F6E" w14:textId="3F91B7BB">
      <w:pPr>
        <w:pStyle w:val="NoSpacing"/>
      </w:pPr>
    </w:p>
    <w:p w:rsidR="0343D3C3" w:rsidP="0343D3C3" w:rsidRDefault="0343D3C3" w14:paraId="59EFC0D4" w14:textId="7BC5BC88">
      <w:pPr>
        <w:pStyle w:val="NoSpacing"/>
      </w:pPr>
    </w:p>
    <w:p w:rsidR="786B9603" w:rsidP="0343D3C3" w:rsidRDefault="786B9603" w14:paraId="14F4D46F" w14:textId="388D90C0">
      <w:pPr>
        <w:pStyle w:val="NoSpacing"/>
      </w:pPr>
      <w:r>
        <w:t>Met vriendelijke groet</w:t>
      </w:r>
    </w:p>
    <w:p w:rsidR="0CF28E74" w:rsidP="0343D3C3" w:rsidRDefault="0CF28E74" w14:paraId="44B0050A" w14:textId="158675EF">
      <w:pPr>
        <w:pStyle w:val="NoSpacing"/>
      </w:pPr>
      <w:r>
        <w:t xml:space="preserve">Nijs Jente </w:t>
      </w:r>
      <w:ins w:author="Saskia Schoefs" w:date="2025-10-06T20:16:00Z" w:id="217">
        <w:r w:rsidR="62555264">
          <w:t xml:space="preserve">  foute volgorde!</w:t>
        </w:r>
      </w:ins>
    </w:p>
    <w:p w:rsidR="62555264" w:rsidP="0343D3C3" w:rsidRDefault="62555264" w14:paraId="146684E5" w14:textId="4B71EE02">
      <w:pPr>
        <w:pStyle w:val="NoSpacing"/>
      </w:pPr>
      <w:ins w:author="Saskia Schoefs" w:date="2025-10-06T20:16:00Z" w:id="218">
        <w:r>
          <w:t>Functie?</w:t>
        </w:r>
      </w:ins>
    </w:p>
    <w:p w:rsidR="0343D3C3" w:rsidRDefault="0343D3C3" w14:paraId="47E16402" w14:textId="288441A4">
      <w:r>
        <w:br w:type="page"/>
      </w:r>
    </w:p>
    <w:p w:rsidR="4CC88715" w:rsidP="0343D3C3" w:rsidRDefault="4CC88715" w14:paraId="52A15D18" w14:textId="030682EC">
      <w:pPr>
        <w:pStyle w:val="NoSpacing"/>
      </w:pPr>
      <w:r>
        <w:t>Lahcen Oualach</w:t>
      </w:r>
      <w:r w:rsidR="678CE564">
        <w:t>:</w:t>
      </w:r>
    </w:p>
    <w:p w:rsidR="3BEDFF63" w:rsidP="0343D3C3" w:rsidRDefault="3BEDFF63" w14:paraId="0EA59A5D" w14:textId="527626D7">
      <w:pPr>
        <w:pStyle w:val="NoSpacing"/>
      </w:pPr>
      <w:r w:rsidRPr="0343D3C3">
        <w:rPr>
          <w:highlight w:val="yellow"/>
        </w:rPr>
        <w:t>Opdrach</w:t>
      </w:r>
      <w:r>
        <w:t xml:space="preserve"> 1</w:t>
      </w:r>
    </w:p>
    <w:p w:rsidR="678CE564" w:rsidP="0343D3C3" w:rsidRDefault="678CE564" w14:paraId="1D963092" w14:textId="5767176B">
      <w:pPr>
        <w:pStyle w:val="NoSpacing"/>
      </w:pPr>
      <w:r>
        <w:t xml:space="preserve">Geachte mevrouw </w:t>
      </w:r>
      <w:r w:rsidR="713AC09A">
        <w:t>V</w:t>
      </w:r>
      <w:r>
        <w:t>andyck</w:t>
      </w:r>
    </w:p>
    <w:p w:rsidR="678CE564" w:rsidP="0343D3C3" w:rsidRDefault="678CE564" w14:paraId="649E5017" w14:textId="620827F6">
      <w:pPr>
        <w:pStyle w:val="NoSpacing"/>
      </w:pPr>
      <w:r>
        <w:t xml:space="preserve"> </w:t>
      </w:r>
    </w:p>
    <w:p w:rsidR="678CE564" w:rsidP="0343D3C3" w:rsidRDefault="678CE564" w14:paraId="559F2DCA" w14:textId="09F3D2FF">
      <w:pPr>
        <w:pStyle w:val="NoSpacing"/>
      </w:pPr>
      <w:r w:rsidRPr="0343D3C3">
        <w:rPr>
          <w:highlight w:val="yellow"/>
        </w:rPr>
        <w:t>Danku</w:t>
      </w:r>
      <w:r w:rsidRPr="0343D3C3" w:rsidR="4C4606FE">
        <w:rPr>
          <w:highlight w:val="yellow"/>
        </w:rPr>
        <w:t>wel</w:t>
      </w:r>
      <w:r>
        <w:t xml:space="preserve"> </w:t>
      </w:r>
      <w:r w:rsidR="5DF3EAD3">
        <w:t xml:space="preserve"> </w:t>
      </w:r>
      <w:ins w:author="Saskia Schoefs" w:date="2025-10-07T06:44:00Z" w:id="219">
        <w:r w:rsidR="5DF3EAD3">
          <w:t xml:space="preserve">Bedankt </w:t>
        </w:r>
      </w:ins>
      <w:r w:rsidRPr="0343D3C3">
        <w:rPr>
          <w:highlight w:val="cyan"/>
          <w:rPrChange w:author="Saskia Schoefs" w:date="2025-10-07T06:44:00Z" w:id="220">
            <w:rPr/>
          </w:rPrChange>
        </w:rPr>
        <w:t>om mee te delen over</w:t>
      </w:r>
      <w:ins w:author="Saskia Schoefs" w:date="2025-10-07T06:44:00Z" w:id="221">
        <w:r w:rsidRPr="0343D3C3" w:rsidR="1D504335">
          <w:rPr>
            <w:highlight w:val="cyan"/>
          </w:rPr>
          <w:t xml:space="preserve"> slech</w:t>
        </w:r>
      </w:ins>
      <w:ins w:author="Saskia Schoefs" w:date="2025-10-07T06:45:00Z" w:id="222">
        <w:r w:rsidRPr="0343D3C3" w:rsidR="1D504335">
          <w:rPr>
            <w:highlight w:val="cyan"/>
          </w:rPr>
          <w:t>te zinsconstructie: herwerk</w:t>
        </w:r>
      </w:ins>
      <w:r>
        <w:t xml:space="preserve"> het probleem van de spaghettisaus</w:t>
      </w:r>
      <w:ins w:author="Saskia Schoefs" w:date="2025-10-07T06:45:00Z" w:id="223">
        <w:r w:rsidR="448EF800">
          <w:t xml:space="preserve"> eindpunt ontbreekt</w:t>
        </w:r>
      </w:ins>
    </w:p>
    <w:p w:rsidR="678CE564" w:rsidP="0343D3C3" w:rsidRDefault="678CE564" w14:paraId="79B2A73A" w14:textId="57536CC1">
      <w:pPr>
        <w:pStyle w:val="NoSpacing"/>
      </w:pPr>
      <w:r>
        <w:t xml:space="preserve"> </w:t>
      </w:r>
    </w:p>
    <w:p w:rsidR="678CE564" w:rsidP="0343D3C3" w:rsidRDefault="678CE564" w14:paraId="35017ACB" w14:textId="25E0E3D9">
      <w:pPr>
        <w:pStyle w:val="NoSpacing"/>
      </w:pPr>
      <w:r>
        <w:t xml:space="preserve">We hebben </w:t>
      </w:r>
      <w:r w:rsidR="6F601224">
        <w:t>het</w:t>
      </w:r>
      <w:r>
        <w:t xml:space="preserve"> probleem onderzocht e</w:t>
      </w:r>
      <w:r w:rsidR="35996FB7">
        <w:t>n er</w:t>
      </w:r>
      <w:r w:rsidR="322CC45C">
        <w:t xml:space="preserve"> was</w:t>
      </w:r>
      <w:r w:rsidR="35996FB7">
        <w:t xml:space="preserve"> </w:t>
      </w:r>
      <w:ins w:author="Saskia Schoefs" w:date="2025-10-07T06:45:00Z" w:id="224">
        <w:r w:rsidR="6F238DDC">
          <w:t xml:space="preserve">wel </w:t>
        </w:r>
      </w:ins>
      <w:r w:rsidR="35996FB7">
        <w:t>degelijk geen smaak in de spaghettisaus</w:t>
      </w:r>
      <w:r>
        <w:t>.</w:t>
      </w:r>
      <w:r w:rsidR="5CF74B1E">
        <w:t xml:space="preserve"> </w:t>
      </w:r>
      <w:r w:rsidR="51EE7043">
        <w:t xml:space="preserve">Onze </w:t>
      </w:r>
      <w:r w:rsidRPr="0343D3C3" w:rsidR="51EE7043">
        <w:rPr>
          <w:highlight w:val="yellow"/>
          <w:rPrChange w:author="Saskia Schoefs" w:date="2025-10-07T06:45:00Z" w:id="225">
            <w:rPr/>
          </w:rPrChange>
        </w:rPr>
        <w:t>E</w:t>
      </w:r>
      <w:r w:rsidR="51EE7043">
        <w:t>xcuses hiervoor.</w:t>
      </w:r>
      <w:r>
        <w:t xml:space="preserve"> Dit zal niet meer gebeuren. De bestelde artikelen zullen </w:t>
      </w:r>
      <w:r w:rsidR="777737B2">
        <w:t xml:space="preserve">snel mogelijk </w:t>
      </w:r>
      <w:r>
        <w:t>opnieuw worden ge</w:t>
      </w:r>
      <w:r w:rsidR="7D1890E9">
        <w:t>leverd</w:t>
      </w:r>
      <w:r>
        <w:t>.</w:t>
      </w:r>
    </w:p>
    <w:p w:rsidR="678CE564" w:rsidP="0343D3C3" w:rsidRDefault="678CE564" w14:paraId="42A6D7EF" w14:textId="730B78F7">
      <w:pPr>
        <w:pStyle w:val="NoSpacing"/>
      </w:pPr>
      <w:r>
        <w:t xml:space="preserve"> </w:t>
      </w:r>
    </w:p>
    <w:p w:rsidR="769BFD72" w:rsidP="0343D3C3" w:rsidRDefault="769BFD72" w14:paraId="1F48B77E" w14:textId="646A8D74">
      <w:pPr>
        <w:pStyle w:val="NoSpacing"/>
        <w:rPr>
          <w:ins w:author="Saskia Schoefs" w:date="2025-10-07T06:45:00Z" w16du:dateUtc="2025-10-07T06:45:34Z" w:id="226"/>
        </w:rPr>
      </w:pPr>
      <w:r>
        <w:t xml:space="preserve">We </w:t>
      </w:r>
      <w:r w:rsidR="678CE564">
        <w:t>willen graag een series van andere sauzen leveren</w:t>
      </w:r>
      <w:ins w:author="Saskia Schoefs" w:date="2025-10-07T06:45:00Z" w:id="227">
        <w:r w:rsidR="2B8421E2">
          <w:t xml:space="preserve"> ter compensatie</w:t>
        </w:r>
      </w:ins>
      <w:r w:rsidR="678CE564">
        <w:t>.</w:t>
      </w:r>
    </w:p>
    <w:p w:rsidR="0343D3C3" w:rsidP="0343D3C3" w:rsidRDefault="0343D3C3" w14:paraId="3B4D9332" w14:textId="3412699D">
      <w:pPr>
        <w:pStyle w:val="NoSpacing"/>
        <w:rPr>
          <w:ins w:author="Saskia Schoefs" w:date="2025-10-07T06:45:00Z" w16du:dateUtc="2025-10-07T06:45:35Z" w:id="228"/>
        </w:rPr>
      </w:pPr>
    </w:p>
    <w:p w:rsidR="1F982176" w:rsidP="0343D3C3" w:rsidRDefault="1F982176" w14:paraId="2CB42AA5" w14:textId="2590EBDE">
      <w:pPr>
        <w:pStyle w:val="NoSpacing"/>
        <w:rPr>
          <w:ins w:author="Saskia Schoefs" w:date="2025-10-07T06:45:00Z" w16du:dateUtc="2025-10-07T06:45:35Z" w:id="229"/>
        </w:rPr>
      </w:pPr>
      <w:ins w:author="Saskia Schoefs" w:date="2025-10-07T06:45:00Z" w:id="230">
        <w:r>
          <w:t>Kijk bij andere studenten wat hier allemaal ontbreekt als einde/klantenbinding.</w:t>
        </w:r>
      </w:ins>
    </w:p>
    <w:p w:rsidR="0343D3C3" w:rsidP="0343D3C3" w:rsidRDefault="0343D3C3" w14:paraId="40822E7C" w14:textId="3760F00F">
      <w:pPr>
        <w:pStyle w:val="NoSpacing"/>
      </w:pPr>
    </w:p>
    <w:p w:rsidR="678CE564" w:rsidP="0343D3C3" w:rsidRDefault="678CE564" w14:paraId="36B8832D" w14:textId="586AFC10">
      <w:pPr>
        <w:pStyle w:val="NoSpacing"/>
      </w:pPr>
      <w:r>
        <w:t xml:space="preserve"> </w:t>
      </w:r>
    </w:p>
    <w:p w:rsidR="47C4B2E0" w:rsidP="0343D3C3" w:rsidRDefault="47C4B2E0" w14:paraId="4E8D1DF8" w14:textId="65444A0C">
      <w:pPr>
        <w:pStyle w:val="NoSpacing"/>
        <w:rPr>
          <w:ins w:author="Saskia Schoefs" w:date="2025-10-07T06:45:00Z" w16du:dateUtc="2025-10-07T06:45:55Z" w:id="231"/>
        </w:rPr>
      </w:pPr>
      <w:r>
        <w:t>M</w:t>
      </w:r>
      <w:r w:rsidR="678CE564">
        <w:t>et vriendelijke groeten</w:t>
      </w:r>
    </w:p>
    <w:p w:rsidR="43CB1CD1" w:rsidP="0343D3C3" w:rsidRDefault="43CB1CD1" w14:paraId="53B348D6" w14:textId="55F8C333">
      <w:pPr>
        <w:pStyle w:val="NoSpacing"/>
        <w:rPr>
          <w:ins w:author="Saskia Schoefs" w:date="2025-10-07T06:45:00Z" w16du:dateUtc="2025-10-07T06:45:56Z" w:id="232"/>
        </w:rPr>
      </w:pPr>
      <w:ins w:author="Saskia Schoefs" w:date="2025-10-07T06:45:00Z" w:id="233">
        <w:r>
          <w:t>Naam!</w:t>
        </w:r>
      </w:ins>
    </w:p>
    <w:p w:rsidR="43CB1CD1" w:rsidP="0343D3C3" w:rsidRDefault="43CB1CD1" w14:paraId="4D9D9F96" w14:textId="2052731A">
      <w:pPr>
        <w:pStyle w:val="NoSpacing"/>
        <w:rPr>
          <w:ins w:author="Saskia Schoefs" w:date="2025-10-07T06:45:00Z" w16du:dateUtc="2025-10-07T06:45:58Z" w:id="234"/>
        </w:rPr>
      </w:pPr>
      <w:ins w:author="Saskia Schoefs" w:date="2025-10-07T06:45:00Z" w:id="235">
        <w:r>
          <w:t>Functie!</w:t>
        </w:r>
      </w:ins>
    </w:p>
    <w:p w:rsidR="0343D3C3" w:rsidP="0343D3C3" w:rsidRDefault="0343D3C3" w14:paraId="0D995809" w14:textId="6628AB8A">
      <w:pPr>
        <w:pStyle w:val="NoSpacing"/>
      </w:pPr>
    </w:p>
    <w:p w:rsidR="678CE564" w:rsidP="0343D3C3" w:rsidRDefault="678CE564" w14:paraId="173FDB12" w14:textId="44080778">
      <w:pPr>
        <w:pStyle w:val="NoSpacing"/>
      </w:pPr>
      <w:r>
        <w:t>Nanu-Food-GmbH</w:t>
      </w:r>
    </w:p>
    <w:p w:rsidR="0343D3C3" w:rsidP="0343D3C3" w:rsidRDefault="0343D3C3" w14:paraId="13D5CF0F" w14:textId="4142CE8E">
      <w:pPr>
        <w:pStyle w:val="NoSpacing"/>
      </w:pPr>
    </w:p>
    <w:p w:rsidR="6DC6C775" w:rsidP="0343D3C3" w:rsidRDefault="6DC6C775" w14:paraId="7DE859EC" w14:textId="6D968E44">
      <w:pPr>
        <w:pStyle w:val="NoSpacing"/>
      </w:pPr>
      <w:r>
        <w:t>Opdracht2 :</w:t>
      </w:r>
    </w:p>
    <w:p w:rsidR="0343D3C3" w:rsidP="0343D3C3" w:rsidRDefault="0343D3C3" w14:paraId="057810CA" w14:textId="0801EB0E">
      <w:pPr>
        <w:pStyle w:val="NoSpacing"/>
      </w:pPr>
    </w:p>
    <w:p w:rsidR="0343D3C3" w:rsidP="0343D3C3" w:rsidRDefault="0343D3C3" w14:paraId="18308192" w14:textId="573D782D">
      <w:pPr>
        <w:pStyle w:val="NoSpacing"/>
      </w:pPr>
    </w:p>
    <w:p w:rsidR="0343D3C3" w:rsidP="0343D3C3" w:rsidRDefault="0343D3C3" w14:paraId="5DC8F5A1" w14:textId="10EA0606">
      <w:pPr>
        <w:pStyle w:val="NoSpacing"/>
      </w:pPr>
    </w:p>
    <w:p w:rsidR="0343D3C3" w:rsidP="0343D3C3" w:rsidRDefault="0343D3C3" w14:paraId="14D7A38C" w14:textId="6995C47D">
      <w:pPr>
        <w:pStyle w:val="NoSpacing"/>
      </w:pPr>
    </w:p>
    <w:p w:rsidR="0343D3C3" w:rsidRDefault="0343D3C3" w14:paraId="19AF1BEC" w14:textId="3F646867">
      <w:r>
        <w:br w:type="page"/>
      </w:r>
    </w:p>
    <w:p w:rsidR="2A3D71B1" w:rsidP="0343D3C3" w:rsidRDefault="2A3D71B1" w14:paraId="388FA6FE" w14:textId="64DEACC1">
      <w:pPr>
        <w:pStyle w:val="NoSpacing"/>
      </w:pPr>
      <w:r>
        <w:t>Smeets Levi</w:t>
      </w:r>
      <w:ins w:author="Saskia Schoefs" w:date="2025-10-07T06:46:00Z" w:id="236">
        <w:r w:rsidR="121AA6F0">
          <w:t xml:space="preserve">    volgorde naam</w:t>
        </w:r>
      </w:ins>
    </w:p>
    <w:p w:rsidR="0343D3C3" w:rsidP="0343D3C3" w:rsidRDefault="0343D3C3" w14:paraId="268885C4" w14:textId="5425EE20">
      <w:pPr>
        <w:pStyle w:val="NoSpacing"/>
      </w:pPr>
    </w:p>
    <w:p w:rsidR="6F3986CD" w:rsidP="0343D3C3" w:rsidRDefault="6F3986CD" w14:paraId="7A276241" w14:textId="56D8B19A">
      <w:pPr>
        <w:pStyle w:val="NoSpacing"/>
      </w:pPr>
      <w:r>
        <w:t>Opdracht 1:</w:t>
      </w:r>
    </w:p>
    <w:p w:rsidR="0343D3C3" w:rsidP="0343D3C3" w:rsidRDefault="0343D3C3" w14:paraId="5D620401" w14:textId="38D48CF0">
      <w:pPr>
        <w:pStyle w:val="NoSpacing"/>
      </w:pPr>
    </w:p>
    <w:p w:rsidR="51E59C07" w:rsidP="0343D3C3" w:rsidRDefault="51E59C07" w14:paraId="50F19676" w14:textId="6E470673">
      <w:pPr>
        <w:pStyle w:val="NoSpacing"/>
      </w:pPr>
      <w:r>
        <w:t>Geachte mevrouw Vandyck</w:t>
      </w:r>
    </w:p>
    <w:p w:rsidR="0343D3C3" w:rsidP="0343D3C3" w:rsidRDefault="0343D3C3" w14:paraId="043EE582" w14:textId="37104E5A">
      <w:pPr>
        <w:pStyle w:val="NoSpacing"/>
      </w:pPr>
    </w:p>
    <w:p w:rsidR="28A973C3" w:rsidP="0343D3C3" w:rsidRDefault="28A973C3" w14:paraId="74998BBC" w14:textId="09D5BED4">
      <w:pPr>
        <w:pStyle w:val="NoSpacing"/>
      </w:pPr>
      <w:del w:author="Saskia Schoefs" w:date="2025-10-07T06:46:00Z" w:id="237">
        <w:r w:rsidDel="28A973C3">
          <w:delText>Danku</w:delText>
        </w:r>
        <w:r w:rsidDel="0A48C380">
          <w:delText>wel</w:delText>
        </w:r>
        <w:r w:rsidDel="28A973C3">
          <w:delText xml:space="preserve"> </w:delText>
        </w:r>
      </w:del>
      <w:ins w:author="Saskia Schoefs" w:date="2025-10-07T06:46:00Z" w:id="238">
        <w:r w:rsidR="461F8FF1">
          <w:t xml:space="preserve"> Bedankt </w:t>
        </w:r>
      </w:ins>
      <w:r>
        <w:t xml:space="preserve">voor de melding </w:t>
      </w:r>
      <w:ins w:author="Saskia Schoefs" w:date="2025-10-07T06:46:00Z" w:id="239">
        <w:r w:rsidR="37969F40">
          <w:t xml:space="preserve">over ... </w:t>
        </w:r>
      </w:ins>
      <w:r>
        <w:t xml:space="preserve">en </w:t>
      </w:r>
      <w:del w:author="Saskia Schoefs" w:date="2025-10-07T06:46:00Z" w:id="240">
        <w:r w:rsidDel="28A973C3">
          <w:delText>als eerst</w:delText>
        </w:r>
      </w:del>
      <w:ins w:author="Saskia Schoefs" w:date="2025-10-07T06:46:00Z" w:id="241">
        <w:r w:rsidR="1CF69B2B">
          <w:t xml:space="preserve"> allereerst</w:t>
        </w:r>
      </w:ins>
      <w:r>
        <w:t xml:space="preserve"> onze verontschuld</w:t>
      </w:r>
      <w:r w:rsidR="414FD9D4">
        <w:t>i</w:t>
      </w:r>
      <w:r>
        <w:t>ging</w:t>
      </w:r>
      <w:r w:rsidR="7C264648">
        <w:t xml:space="preserve"> voor de </w:t>
      </w:r>
      <w:r w:rsidR="3F98A9F0">
        <w:t>mindere kwaliteit die u ontvangen hee</w:t>
      </w:r>
      <w:r w:rsidRPr="0343D3C3" w:rsidR="3F98A9F0">
        <w:rPr>
          <w:highlight w:val="cyan"/>
          <w:rPrChange w:author="Saskia Schoefs" w:date="2025-10-07T06:46:00Z" w:id="242">
            <w:rPr/>
          </w:rPrChange>
        </w:rPr>
        <w:t>ft</w:t>
      </w:r>
      <w:r w:rsidRPr="0343D3C3" w:rsidR="2A34A22C">
        <w:rPr>
          <w:highlight w:val="cyan"/>
          <w:rPrChange w:author="Saskia Schoefs" w:date="2025-10-07T06:46:00Z" w:id="243">
            <w:rPr/>
          </w:rPrChange>
        </w:rPr>
        <w:t xml:space="preserve">, </w:t>
      </w:r>
      <w:r w:rsidRPr="0343D3C3" w:rsidR="3D767EAE">
        <w:rPr>
          <w:highlight w:val="cyan"/>
          <w:rPrChange w:author="Saskia Schoefs" w:date="2025-10-07T06:46:00Z" w:id="244">
            <w:rPr/>
          </w:rPrChange>
        </w:rPr>
        <w:t>dat</w:t>
      </w:r>
      <w:r w:rsidR="3D767EAE">
        <w:t xml:space="preserve"> </w:t>
      </w:r>
      <w:ins w:author="Saskia Schoefs" w:date="2025-10-07T06:46:00Z" w:id="245">
        <w:r w:rsidR="1D96A6C1">
          <w:t xml:space="preserve"> komma is niet geschikt als leesteken tussen twee hoofdzinnen </w:t>
        </w:r>
      </w:ins>
      <w:r w:rsidR="3D767EAE">
        <w:t>is niet naar</w:t>
      </w:r>
      <w:r w:rsidR="2A34A22C">
        <w:t xml:space="preserve"> onze norm</w:t>
      </w:r>
      <w:r w:rsidR="3F98A9F0">
        <w:t>.</w:t>
      </w:r>
    </w:p>
    <w:p w:rsidR="0343D3C3" w:rsidP="0343D3C3" w:rsidRDefault="0343D3C3" w14:paraId="68681980" w14:textId="5F69AEEE">
      <w:pPr>
        <w:pStyle w:val="NoSpacing"/>
      </w:pPr>
    </w:p>
    <w:p w:rsidR="3F98A9F0" w:rsidP="0343D3C3" w:rsidRDefault="3F98A9F0" w14:paraId="1709246A" w14:textId="447D3B2D">
      <w:pPr>
        <w:pStyle w:val="NoSpacing"/>
      </w:pPr>
      <w:r>
        <w:t xml:space="preserve">Na intern onderzoek is er </w:t>
      </w:r>
      <w:ins w:author="Saskia Schoefs" w:date="2025-10-07T06:46:00Z" w:id="246">
        <w:r w:rsidR="62F0DAEB">
          <w:t xml:space="preserve">wel </w:t>
        </w:r>
      </w:ins>
      <w:r>
        <w:t xml:space="preserve">degelijk een fout </w:t>
      </w:r>
      <w:del w:author="Saskia Schoefs" w:date="2025-10-07T06:47:00Z" w:id="247">
        <w:r w:rsidDel="3F98A9F0">
          <w:delText xml:space="preserve">ontstaan </w:delText>
        </w:r>
      </w:del>
      <w:ins w:author="Saskia Schoefs" w:date="2025-10-07T06:47:00Z" w:id="248">
        <w:r w:rsidR="1D9CA743">
          <w:t xml:space="preserve"> logica!   ==&gt; vastgesteld </w:t>
        </w:r>
      </w:ins>
      <w:r>
        <w:t>bij de kwaliteitscontrole</w:t>
      </w:r>
      <w:r w:rsidR="083347CD">
        <w:t xml:space="preserve"> en </w:t>
      </w:r>
      <w:ins w:author="Saskia Schoefs" w:date="2025-10-07T06:47:00Z" w:id="249">
        <w:r w:rsidR="3DA36C20">
          <w:t xml:space="preserve">daarom </w:t>
        </w:r>
      </w:ins>
      <w:r w:rsidR="083347CD">
        <w:t xml:space="preserve">zal u een nieuwe levering spoedig </w:t>
      </w:r>
      <w:r w:rsidR="1926D55E">
        <w:t>ontvangen</w:t>
      </w:r>
      <w:r w:rsidR="1EC92B8A">
        <w:t>.</w:t>
      </w:r>
      <w:r w:rsidR="1926D55E">
        <w:t xml:space="preserve"> </w:t>
      </w:r>
      <w:r w:rsidR="10CCCBA8">
        <w:t xml:space="preserve"> Als extra compensatie </w:t>
      </w:r>
      <w:r w:rsidR="1926D55E">
        <w:t>voor het ongemak krijgt u extra sause</w:t>
      </w:r>
      <w:r w:rsidR="61D1938E">
        <w:t>n meegeleverd.</w:t>
      </w:r>
    </w:p>
    <w:p w:rsidR="0343D3C3" w:rsidP="0343D3C3" w:rsidRDefault="0343D3C3" w14:paraId="21DDBC11" w14:textId="0824C62D">
      <w:pPr>
        <w:pStyle w:val="NoSpacing"/>
      </w:pPr>
    </w:p>
    <w:p w:rsidR="34C8D000" w:rsidP="0343D3C3" w:rsidRDefault="34C8D000" w14:paraId="3478C6BB" w14:textId="2FD4EE80">
      <w:pPr>
        <w:pStyle w:val="NoSpacing"/>
      </w:pPr>
      <w:r>
        <w:t>Wij hopen dat u hiermee geholpen bent</w:t>
      </w:r>
      <w:r w:rsidR="395C2715">
        <w:t xml:space="preserve"> en doen ons best dit in de toekomst te voorkomen.</w:t>
      </w:r>
    </w:p>
    <w:p w:rsidR="395C2715" w:rsidP="0343D3C3" w:rsidRDefault="395C2715" w14:paraId="0A67780C" w14:textId="389712B9">
      <w:pPr>
        <w:pStyle w:val="NoSpacing"/>
      </w:pPr>
      <w:r>
        <w:t>A</w:t>
      </w:r>
      <w:r w:rsidR="34C8D000">
        <w:t xml:space="preserve">ls er verdere vragen zijn </w:t>
      </w:r>
      <w:ins w:author="Saskia Schoefs" w:date="2025-10-07T06:47:00Z" w:id="250">
        <w:r w:rsidR="372F6184">
          <w:t xml:space="preserve">hier komma </w:t>
        </w:r>
      </w:ins>
      <w:r w:rsidR="34C8D000">
        <w:t>horen wij het graag</w:t>
      </w:r>
      <w:r w:rsidR="11B31804">
        <w:t>.</w:t>
      </w:r>
    </w:p>
    <w:p w:rsidR="0343D3C3" w:rsidP="0343D3C3" w:rsidRDefault="0343D3C3" w14:paraId="13AF1105" w14:textId="44E60135">
      <w:pPr>
        <w:pStyle w:val="NoSpacing"/>
      </w:pPr>
    </w:p>
    <w:p w:rsidR="6B1E208C" w:rsidP="0343D3C3" w:rsidRDefault="6B1E208C" w14:paraId="4B416BB2" w14:textId="33EDDF81">
      <w:pPr>
        <w:pStyle w:val="NoSpacing"/>
      </w:pPr>
      <w:r>
        <w:t>Met vriendelijk groeten</w:t>
      </w:r>
    </w:p>
    <w:p w:rsidR="6B1E208C" w:rsidP="0343D3C3" w:rsidRDefault="6B1E208C" w14:paraId="65FE41D1" w14:textId="6D1EF482">
      <w:pPr>
        <w:pStyle w:val="NoSpacing"/>
      </w:pPr>
      <w:r>
        <w:t>Levi</w:t>
      </w:r>
      <w:r w:rsidR="116B3133">
        <w:t xml:space="preserve"> S.</w:t>
      </w:r>
      <w:ins w:author="Saskia Schoefs" w:date="2025-10-07T06:47:00Z" w:id="251">
        <w:r w:rsidR="560E7AA2">
          <w:t xml:space="preserve">  altijd naam voluit!</w:t>
        </w:r>
      </w:ins>
    </w:p>
    <w:p w:rsidR="6524744B" w:rsidP="0343D3C3" w:rsidRDefault="6524744B" w14:paraId="21599A50" w14:textId="35482B2E">
      <w:pPr>
        <w:pStyle w:val="NoSpacing"/>
        <w:spacing w:line="240" w:lineRule="auto"/>
      </w:pPr>
      <w:r>
        <w:t>Helpdesk</w:t>
      </w:r>
      <w:ins w:author="Saskia Schoefs" w:date="2025-10-07T06:47:00Z" w:id="252">
        <w:r w:rsidR="151DFF57">
          <w:t xml:space="preserve">  (nog liever een functie)</w:t>
        </w:r>
      </w:ins>
    </w:p>
    <w:p w:rsidR="0343D3C3" w:rsidP="0343D3C3" w:rsidRDefault="0343D3C3" w14:paraId="0A4AF21F" w14:textId="16C5028B">
      <w:pPr>
        <w:pStyle w:val="NoSpacing"/>
      </w:pPr>
    </w:p>
    <w:p w:rsidR="272C2BA4" w:rsidP="0343D3C3" w:rsidRDefault="272C2BA4" w14:paraId="3C66C92C" w14:textId="5233A77D">
      <w:pPr>
        <w:pStyle w:val="NoSpacing"/>
      </w:pPr>
      <w:r>
        <w:t>Opdracht 2:</w:t>
      </w:r>
    </w:p>
    <w:p w:rsidR="0343D3C3" w:rsidP="0343D3C3" w:rsidRDefault="0343D3C3" w14:paraId="6D1B2392" w14:textId="0F0DBC79">
      <w:pPr>
        <w:pStyle w:val="NoSpacing"/>
      </w:pPr>
    </w:p>
    <w:p w:rsidR="07F01BF9" w:rsidP="0343D3C3" w:rsidRDefault="07F01BF9" w14:paraId="7C79DBB2" w14:textId="37BA4337">
      <w:pPr>
        <w:pStyle w:val="NoSpacing"/>
      </w:pPr>
      <w:r>
        <w:t>Geachte mevrouw Verspikken</w:t>
      </w:r>
    </w:p>
    <w:p w:rsidR="0343D3C3" w:rsidP="0343D3C3" w:rsidRDefault="0343D3C3" w14:paraId="3384147B" w14:textId="0209DB80">
      <w:pPr>
        <w:pStyle w:val="NoSpacing"/>
      </w:pPr>
    </w:p>
    <w:p w:rsidR="0343D3C3" w:rsidP="0343D3C3" w:rsidRDefault="0343D3C3" w14:paraId="4644026A" w14:textId="5B179413">
      <w:pPr>
        <w:pStyle w:val="NoSpacing"/>
      </w:pPr>
    </w:p>
    <w:p w:rsidR="0343D3C3" w:rsidP="0343D3C3" w:rsidRDefault="0343D3C3" w14:paraId="74DEC477" w14:textId="47F6B170">
      <w:pPr>
        <w:pStyle w:val="NoSpacing"/>
      </w:pPr>
    </w:p>
    <w:p w:rsidR="0343D3C3" w:rsidP="0343D3C3" w:rsidRDefault="0343D3C3" w14:paraId="414E763B" w14:textId="392B138E">
      <w:pPr>
        <w:pStyle w:val="NoSpacing"/>
      </w:pPr>
    </w:p>
    <w:p w:rsidR="0343D3C3" w:rsidP="0343D3C3" w:rsidRDefault="0343D3C3" w14:paraId="69F94AF4" w14:textId="588D50D6">
      <w:pPr>
        <w:pStyle w:val="NoSpacing"/>
      </w:pPr>
    </w:p>
    <w:p w:rsidR="0343D3C3" w:rsidP="0343D3C3" w:rsidRDefault="0343D3C3" w14:paraId="0C6CE152" w14:textId="5403F7B1">
      <w:pPr>
        <w:pStyle w:val="NoSpacing"/>
      </w:pPr>
    </w:p>
    <w:p w:rsidR="0343D3C3" w:rsidRDefault="0343D3C3" w14:paraId="001A9925" w14:textId="22AEFC9E">
      <w:r>
        <w:br w:type="page"/>
      </w:r>
    </w:p>
    <w:p w:rsidR="3317E045" w:rsidP="0343D3C3" w:rsidRDefault="3317E045" w14:paraId="31F0CE7C" w14:textId="0935AED7">
      <w:pPr>
        <w:pStyle w:val="NoSpacing"/>
        <w:rPr>
          <w:b/>
          <w:bCs/>
        </w:rPr>
      </w:pPr>
      <w:r w:rsidRPr="0343D3C3">
        <w:rPr>
          <w:b/>
          <w:bCs/>
        </w:rPr>
        <w:t>Marco Castermans</w:t>
      </w:r>
    </w:p>
    <w:p w:rsidR="617A38D0" w:rsidP="0343D3C3" w:rsidRDefault="617A38D0" w14:paraId="2F839250" w14:textId="363A7EF9">
      <w:pPr>
        <w:pStyle w:val="NoSpacing"/>
        <w:rPr>
          <w:b/>
          <w:bCs/>
        </w:rPr>
      </w:pPr>
      <w:r w:rsidRPr="0343D3C3">
        <w:rPr>
          <w:b/>
          <w:bCs/>
        </w:rPr>
        <w:t>1:</w:t>
      </w:r>
    </w:p>
    <w:p w:rsidR="0343D3C3" w:rsidP="0343D3C3" w:rsidRDefault="0343D3C3" w14:paraId="513FBA6E" w14:textId="77119BC5">
      <w:pPr>
        <w:pStyle w:val="NoSpacing"/>
        <w:rPr>
          <w:b/>
          <w:bCs/>
        </w:rPr>
      </w:pPr>
    </w:p>
    <w:p w:rsidR="3317E045" w:rsidP="0343D3C3" w:rsidRDefault="3317E045" w14:paraId="4E22AB4B" w14:textId="148BF107">
      <w:pPr>
        <w:pStyle w:val="NoSpacing"/>
      </w:pPr>
      <w:r>
        <w:t>Geachte mevrouw Vandyck,</w:t>
      </w:r>
    </w:p>
    <w:p w:rsidR="0343D3C3" w:rsidP="0343D3C3" w:rsidRDefault="0343D3C3" w14:paraId="2BDED5B0" w14:textId="694A12AB">
      <w:pPr>
        <w:pStyle w:val="NoSpacing"/>
      </w:pPr>
    </w:p>
    <w:p w:rsidR="3317E045" w:rsidP="0343D3C3" w:rsidRDefault="3317E045" w14:paraId="1C20C073" w14:textId="3CBC22BF">
      <w:pPr>
        <w:pStyle w:val="NoSpacing"/>
      </w:pPr>
      <w:r>
        <w:t>Ik wil u eerst en vooral bedanken voor het melden van dit probleem</w:t>
      </w:r>
      <w:ins w:author="Saskia Schoefs" w:date="2025-10-07T06:47:00Z" w:id="253">
        <w:r w:rsidR="44092CFF">
          <w:t xml:space="preserve"> (vermijd negatieve woorden: je kan dit ook neutraal houden)</w:t>
        </w:r>
      </w:ins>
      <w:r>
        <w:t xml:space="preserve">, </w:t>
      </w:r>
      <w:ins w:author="Saskia Schoefs" w:date="2025-10-07T06:49:00Z" w:id="254">
        <w:r w:rsidR="09D83C7D">
          <w:t xml:space="preserve">(liever ook geen komma hier, maar een punt) </w:t>
        </w:r>
      </w:ins>
      <w:r>
        <w:t xml:space="preserve">onze </w:t>
      </w:r>
      <w:r w:rsidR="39DD7208">
        <w:t>oprechte e</w:t>
      </w:r>
      <w:r>
        <w:t>xcuses.</w:t>
      </w:r>
    </w:p>
    <w:p w:rsidR="0343D3C3" w:rsidP="0343D3C3" w:rsidRDefault="0343D3C3" w14:paraId="166BD9C6" w14:textId="334BD454">
      <w:pPr>
        <w:pStyle w:val="NoSpacing"/>
      </w:pPr>
    </w:p>
    <w:p w:rsidR="3317E045" w:rsidP="0343D3C3" w:rsidRDefault="3317E045" w14:paraId="54D933F4" w14:textId="7312D395">
      <w:pPr>
        <w:pStyle w:val="NoSpacing"/>
      </w:pPr>
      <w:r>
        <w:t xml:space="preserve">Na onderzoek hebben wij inderdaad vastgesteld dat er een fout is ontstaan. Door onoplettendheid van </w:t>
      </w:r>
      <w:r w:rsidR="401C7186">
        <w:t xml:space="preserve">onze kwaliteitsinspectie zijn de </w:t>
      </w:r>
      <w:r w:rsidR="34AAEF14">
        <w:t>artikelen onvoldoende gecontroleerd.</w:t>
      </w:r>
      <w:ins w:author="Saskia Schoefs" w:date="2025-10-07T06:47:00Z" w:id="255">
        <w:r w:rsidR="10948F23">
          <w:t xml:space="preserve"> (Ga eens na</w:t>
        </w:r>
      </w:ins>
      <w:ins w:author="Saskia Schoefs" w:date="2025-10-07T06:48:00Z" w:id="256">
        <w:r w:rsidR="10948F23">
          <w:t xml:space="preserve"> hoeveel negatieve woorden je al bij elkaar hebt in de eerste twee alinea’s.)</w:t>
        </w:r>
      </w:ins>
    </w:p>
    <w:p w:rsidR="0343D3C3" w:rsidP="0343D3C3" w:rsidRDefault="0343D3C3" w14:paraId="5A6081D5" w14:textId="19BEC275">
      <w:pPr>
        <w:pStyle w:val="NoSpacing"/>
      </w:pPr>
    </w:p>
    <w:p w:rsidR="34AAEF14" w:rsidP="0343D3C3" w:rsidRDefault="34AAEF14" w14:paraId="22A39AD1" w14:textId="5818E33F">
      <w:pPr>
        <w:pStyle w:val="NoSpacing"/>
      </w:pPr>
      <w:r>
        <w:t xml:space="preserve">Wij bieden nogmaals onze oprechte excuses en bieden een vervangende levering aan. Die levering van uw bestelde spaghettisaus wordt vandaag nog verzonden. Als </w:t>
      </w:r>
      <w:r w:rsidR="64B50D5C">
        <w:t>vergoeding ontvangt u ook een serie van onze andere sauzen.</w:t>
      </w:r>
      <w:r w:rsidR="20FCBF19">
        <w:t xml:space="preserve"> Ook kan Meks BV genieten van een korting van 20% bij jullie volgende bestelling.</w:t>
      </w:r>
      <w:ins w:author="Saskia Schoefs" w:date="2025-10-07T06:50:00Z" w:id="257">
        <w:r w:rsidR="5FD1EEC0">
          <w:t xml:space="preserve"> We hopen dat u deze o</w:t>
        </w:r>
      </w:ins>
      <w:ins w:author="Saskia Schoefs" w:date="2025-10-07T06:51:00Z" w:id="258">
        <w:r w:rsidR="5FD1EEC0">
          <w:t>plossing ...</w:t>
        </w:r>
      </w:ins>
    </w:p>
    <w:p w:rsidR="0343D3C3" w:rsidP="0343D3C3" w:rsidRDefault="0343D3C3" w14:paraId="6335EAE7" w14:textId="01C83A60">
      <w:pPr>
        <w:pStyle w:val="NoSpacing"/>
      </w:pPr>
    </w:p>
    <w:p w:rsidR="7F9606ED" w:rsidP="0343D3C3" w:rsidRDefault="7F9606ED" w14:paraId="0B5FDC2E" w14:textId="3B0390B3">
      <w:pPr>
        <w:pStyle w:val="NoSpacing"/>
        <w:rPr>
          <w:ins w:author="Saskia Schoefs" w:date="2025-10-07T06:48:00Z" w16du:dateUtc="2025-10-07T06:48:36Z" w:id="259"/>
        </w:rPr>
      </w:pPr>
      <w:r>
        <w:t xml:space="preserve">We willen u bedanken voor uw oplettendheid en we proberen te beperken dat dit </w:t>
      </w:r>
      <w:del w:author="Saskia Schoefs" w:date="2025-10-07T06:48:00Z" w:id="260">
        <w:r w:rsidDel="7F9606ED">
          <w:delText xml:space="preserve">nog </w:delText>
        </w:r>
      </w:del>
      <w:r>
        <w:t xml:space="preserve">in de toekomst </w:t>
      </w:r>
      <w:ins w:author="Saskia Schoefs" w:date="2025-10-07T06:48:00Z" w:id="261">
        <w:r w:rsidR="5CDBDEC3">
          <w:t xml:space="preserve">nog </w:t>
        </w:r>
      </w:ins>
      <w:r>
        <w:t>gebeurt.</w:t>
      </w:r>
      <w:r w:rsidR="4ECC60D6">
        <w:t xml:space="preserve"> </w:t>
      </w:r>
    </w:p>
    <w:p w:rsidR="392A931F" w:rsidP="0343D3C3" w:rsidRDefault="392A931F" w14:paraId="48641BB4" w14:textId="0397777A">
      <w:pPr>
        <w:pStyle w:val="NoSpacing"/>
      </w:pPr>
      <w:ins w:author="Saskia Schoefs" w:date="2025-10-07T06:48:00Z" w:id="262">
        <w:r>
          <w:t>+ laat ruimte voor vragen</w:t>
        </w:r>
      </w:ins>
    </w:p>
    <w:p w:rsidR="0343D3C3" w:rsidP="0343D3C3" w:rsidRDefault="0343D3C3" w14:paraId="67424F8D" w14:textId="71054748">
      <w:pPr>
        <w:pStyle w:val="NoSpacing"/>
      </w:pPr>
    </w:p>
    <w:p w:rsidR="7F9606ED" w:rsidP="0343D3C3" w:rsidRDefault="7F9606ED" w14:paraId="37FFBE15" w14:textId="3397330D">
      <w:pPr>
        <w:pStyle w:val="NoSpacing"/>
      </w:pPr>
      <w:r>
        <w:t xml:space="preserve">Met vriendelijke groeten, </w:t>
      </w:r>
    </w:p>
    <w:p w:rsidR="540B96E9" w:rsidP="0343D3C3" w:rsidRDefault="540B96E9" w14:paraId="5FA98843" w14:textId="35EB19C0">
      <w:pPr>
        <w:pStyle w:val="NoSpacing"/>
      </w:pPr>
      <w:r>
        <w:t>Marco Castermans</w:t>
      </w:r>
    </w:p>
    <w:p w:rsidR="7E2E57AA" w:rsidP="0343D3C3" w:rsidRDefault="7E2E57AA" w14:paraId="3A0106B5" w14:textId="5F4C1538">
      <w:pPr>
        <w:pStyle w:val="NoSpacing"/>
      </w:pPr>
      <w:ins w:author="Saskia Schoefs" w:date="2025-10-07T06:48:00Z" w:id="263">
        <w:r>
          <w:t xml:space="preserve">Medewerker </w:t>
        </w:r>
      </w:ins>
      <w:r w:rsidR="7F9606ED">
        <w:t>Klantenservice Nanu-Food-Gmbh</w:t>
      </w:r>
    </w:p>
    <w:p w:rsidR="0343D3C3" w:rsidP="0343D3C3" w:rsidRDefault="0343D3C3" w14:paraId="27BD7302" w14:textId="487BFA08">
      <w:pPr>
        <w:pStyle w:val="NoSpacing"/>
      </w:pPr>
    </w:p>
    <w:p w:rsidR="54E8A2A0" w:rsidP="0343D3C3" w:rsidRDefault="54E8A2A0" w14:paraId="5C24C4B5" w14:textId="332E2D59">
      <w:pPr>
        <w:pStyle w:val="NoSpacing"/>
        <w:rPr>
          <w:b/>
          <w:bCs/>
        </w:rPr>
      </w:pPr>
      <w:r w:rsidRPr="0343D3C3">
        <w:rPr>
          <w:b/>
          <w:bCs/>
        </w:rPr>
        <w:t>2:</w:t>
      </w:r>
    </w:p>
    <w:p w:rsidR="0343D3C3" w:rsidP="0343D3C3" w:rsidRDefault="0343D3C3" w14:paraId="017A0A24" w14:textId="569CF99C">
      <w:pPr>
        <w:pStyle w:val="NoSpacing"/>
        <w:rPr>
          <w:b/>
          <w:bCs/>
        </w:rPr>
      </w:pPr>
    </w:p>
    <w:p w:rsidR="54E8A2A0" w:rsidP="0343D3C3" w:rsidRDefault="54E8A2A0" w14:paraId="78763061" w14:textId="17D016A5">
      <w:pPr>
        <w:pStyle w:val="NoSpacing"/>
      </w:pPr>
      <w:r>
        <w:t>Geachte mevrouw Verspikken,</w:t>
      </w:r>
    </w:p>
    <w:p w:rsidR="0343D3C3" w:rsidP="0343D3C3" w:rsidRDefault="0343D3C3" w14:paraId="0B813EDF" w14:textId="17420EEA">
      <w:pPr>
        <w:pStyle w:val="NoSpacing"/>
      </w:pPr>
    </w:p>
    <w:p w:rsidR="54E8A2A0" w:rsidP="0343D3C3" w:rsidRDefault="54E8A2A0" w14:paraId="11994EE3" w14:textId="42D47CA1">
      <w:pPr>
        <w:pStyle w:val="NoSpacing"/>
      </w:pPr>
      <w:r>
        <w:t xml:space="preserve">Ik wil u eerst en vooral bedanken voor het melden van dit probleem, </w:t>
      </w:r>
      <w:ins w:author="Saskia Schoefs" w:date="2025-10-07T06:48:00Z" w:id="264">
        <w:r w:rsidR="3C3F6206">
          <w:t>(liever geen ko</w:t>
        </w:r>
      </w:ins>
      <w:ins w:author="Saskia Schoefs" w:date="2025-10-07T06:49:00Z" w:id="265">
        <w:r w:rsidR="3C3F6206">
          <w:t xml:space="preserve">mma hier, maar een punt) </w:t>
        </w:r>
      </w:ins>
      <w:r>
        <w:t>onze oprechte excuses.</w:t>
      </w:r>
    </w:p>
    <w:p w:rsidR="0343D3C3" w:rsidP="0343D3C3" w:rsidRDefault="0343D3C3" w14:paraId="3F209285" w14:textId="40DB3496">
      <w:pPr>
        <w:pStyle w:val="NoSpacing"/>
      </w:pPr>
    </w:p>
    <w:p w:rsidR="0355D742" w:rsidP="0343D3C3" w:rsidRDefault="0355D742" w14:paraId="1574B56A" w14:textId="29AF63EC">
      <w:pPr>
        <w:pStyle w:val="NoSpacing"/>
      </w:pPr>
      <w:r>
        <w:t xml:space="preserve">Wij zouden graag verduidelijken dat </w:t>
      </w:r>
      <w:ins w:author="Saskia Schoefs" w:date="2025-10-07T06:49:00Z" w:id="266">
        <w:r w:rsidR="22214BB7">
          <w:t xml:space="preserve">u </w:t>
        </w:r>
      </w:ins>
      <w:r>
        <w:t xml:space="preserve">bij uw bestelling </w:t>
      </w:r>
      <w:del w:author="Saskia Schoefs" w:date="2025-10-07T06:49:00Z" w:id="267">
        <w:r w:rsidDel="0355D742">
          <w:delText xml:space="preserve">u </w:delText>
        </w:r>
      </w:del>
      <w:r>
        <w:t>een bericht ontving waarin vermeld wer</w:t>
      </w:r>
      <w:r w:rsidR="36949DD6">
        <w:t xml:space="preserve">d dat het artikel niet in voorraad was en de verzending vertraging zou oplopen. Ook </w:t>
      </w:r>
      <w:del w:author="Saskia Schoefs" w:date="2025-10-07T06:49:00Z" w:id="268">
        <w:r w:rsidDel="36949DD6">
          <w:delText xml:space="preserve">daarin </w:delText>
        </w:r>
      </w:del>
      <w:r w:rsidR="36949DD6">
        <w:t xml:space="preserve">werd </w:t>
      </w:r>
      <w:ins w:author="Saskia Schoefs" w:date="2025-10-07T06:49:00Z" w:id="269">
        <w:r w:rsidR="7B9D215C">
          <w:t xml:space="preserve">daarin  </w:t>
        </w:r>
      </w:ins>
      <w:r w:rsidR="36949DD6">
        <w:t>vermeld dat de bestelling binnen</w:t>
      </w:r>
      <w:r w:rsidR="5A452025">
        <w:t xml:space="preserve"> drie dagen kosteloos te annuleren viel.</w:t>
      </w:r>
    </w:p>
    <w:p w:rsidR="0343D3C3" w:rsidP="0343D3C3" w:rsidRDefault="0343D3C3" w14:paraId="013E7572" w14:textId="23DC337A">
      <w:pPr>
        <w:pStyle w:val="NoSpacing"/>
        <w:rPr>
          <w:del w:author="Saskia Schoefs" w:date="2025-10-07T06:49:00Z" w16du:dateUtc="2025-10-07T06:49:57Z" w:id="270"/>
        </w:rPr>
      </w:pPr>
    </w:p>
    <w:p w:rsidR="5A452025" w:rsidP="0343D3C3" w:rsidRDefault="5A452025" w14:paraId="05629672" w14:textId="17C75619">
      <w:pPr>
        <w:pStyle w:val="NoSpacing"/>
      </w:pPr>
      <w:del w:author="Saskia Schoefs" w:date="2025-10-07T06:49:00Z" w:id="271">
        <w:r w:rsidDel="5A452025">
          <w:delText>Uw klacht is daarom ongegrond</w:delText>
        </w:r>
      </w:del>
      <w:r>
        <w:t xml:space="preserve">. </w:t>
      </w:r>
      <w:ins w:author="Saskia Schoefs" w:date="2025-10-07T06:50:00Z" w:id="272">
        <w:r w:rsidR="758D18DF">
          <w:t xml:space="preserve">Dat niet letterlijk zeggen! </w:t>
        </w:r>
      </w:ins>
      <w:del w:author="Saskia Schoefs" w:date="2025-10-07T06:50:00Z" w:id="273">
        <w:r w:rsidDel="5A452025">
          <w:delText xml:space="preserve">Ondanks </w:delText>
        </w:r>
      </w:del>
      <w:ins w:author="Saskia Schoefs" w:date="2025-10-07T06:50:00Z" w:id="274">
        <w:r w:rsidR="0AA30C68">
          <w:t xml:space="preserve"> Desondanks Of Toch </w:t>
        </w:r>
      </w:ins>
      <w:r>
        <w:t>willen wij u toch bedanken voor uw vertrouwen in Blue</w:t>
      </w:r>
      <w:r w:rsidR="3E5BC1B8">
        <w:t>T</w:t>
      </w:r>
      <w:r>
        <w:t xml:space="preserve">eeth en </w:t>
      </w:r>
      <w:r w:rsidR="26739396">
        <w:t>kan u bij een volgende bestelling genieten van een korting van 10% met kortingscode ‘VERSPIKKEN’.</w:t>
      </w:r>
    </w:p>
    <w:p w:rsidR="0343D3C3" w:rsidP="0343D3C3" w:rsidRDefault="0343D3C3" w14:paraId="0E8BA8A7" w14:textId="6D2F274E">
      <w:pPr>
        <w:pStyle w:val="NoSpacing"/>
      </w:pPr>
    </w:p>
    <w:p w:rsidR="724C9BFF" w:rsidP="0343D3C3" w:rsidRDefault="724C9BFF" w14:paraId="318EB1D5" w14:textId="3A4EFAE3">
      <w:pPr>
        <w:pStyle w:val="NoSpacing"/>
      </w:pPr>
      <w:r>
        <w:t>Als u nog vragen hebt, kan</w:t>
      </w:r>
      <w:ins w:author="Saskia Schoefs" w:date="2025-10-07T06:50:00Z" w:id="275">
        <w:r w:rsidR="75C88246">
          <w:t xml:space="preserve"> (voorkeursvorm in geschreven taal = kunt)</w:t>
        </w:r>
      </w:ins>
      <w:r>
        <w:t xml:space="preserve"> u mij altijd terug contacteren.</w:t>
      </w:r>
    </w:p>
    <w:p w:rsidR="0343D3C3" w:rsidP="0343D3C3" w:rsidRDefault="0343D3C3" w14:paraId="23D9AC48" w14:textId="303BABC3">
      <w:pPr>
        <w:pStyle w:val="NoSpacing"/>
      </w:pPr>
    </w:p>
    <w:p w:rsidR="724C9BFF" w:rsidP="0343D3C3" w:rsidRDefault="724C9BFF" w14:paraId="44EDAB4A" w14:textId="3397330D">
      <w:pPr>
        <w:pStyle w:val="NoSpacing"/>
      </w:pPr>
      <w:r>
        <w:t xml:space="preserve">Met vriendelijke groeten, </w:t>
      </w:r>
    </w:p>
    <w:p w:rsidR="724C9BFF" w:rsidP="0343D3C3" w:rsidRDefault="724C9BFF" w14:paraId="73213D91" w14:textId="35EB19C0">
      <w:pPr>
        <w:pStyle w:val="NoSpacing"/>
        <w:rPr>
          <w:ins w:author="Saskia Schoefs" w:date="2025-10-07T06:50:00Z" w16du:dateUtc="2025-10-07T06:50:46Z" w:id="276"/>
        </w:rPr>
      </w:pPr>
      <w:r>
        <w:t>Marco Castermans</w:t>
      </w:r>
    </w:p>
    <w:p w:rsidR="67E38C8A" w:rsidP="0343D3C3" w:rsidRDefault="67E38C8A" w14:paraId="43C2A437" w14:textId="713E2E65">
      <w:pPr>
        <w:pStyle w:val="NoSpacing"/>
      </w:pPr>
      <w:ins w:author="Saskia Schoefs" w:date="2025-10-07T06:50:00Z" w:id="277">
        <w:r>
          <w:t>Functie!</w:t>
        </w:r>
      </w:ins>
    </w:p>
    <w:p w:rsidR="724C9BFF" w:rsidP="0343D3C3" w:rsidRDefault="724C9BFF" w14:paraId="2A4D3373" w14:textId="7CAD902D">
      <w:pPr>
        <w:pStyle w:val="NoSpacing"/>
        <w:spacing w:line="240" w:lineRule="auto"/>
      </w:pPr>
      <w:r>
        <w:t>BleuTeeth</w:t>
      </w:r>
    </w:p>
    <w:p w:rsidR="0343D3C3" w:rsidP="0343D3C3" w:rsidRDefault="0343D3C3" w14:paraId="3A8EAE48" w14:textId="6961225F">
      <w:pPr>
        <w:pStyle w:val="NoSpacing"/>
      </w:pPr>
    </w:p>
    <w:p w:rsidR="0343D3C3" w:rsidP="0343D3C3" w:rsidRDefault="0343D3C3" w14:paraId="2D1CB6A3" w14:textId="0AC2B1B2">
      <w:pPr>
        <w:pStyle w:val="NoSpacing"/>
      </w:pPr>
    </w:p>
    <w:p w:rsidR="0343D3C3" w:rsidP="0343D3C3" w:rsidRDefault="0343D3C3" w14:paraId="36E74F0D" w14:textId="172CC11E">
      <w:pPr>
        <w:pStyle w:val="NoSpacing"/>
      </w:pPr>
    </w:p>
    <w:p w:rsidR="0343D3C3" w:rsidRDefault="0343D3C3" w14:paraId="0171A743" w14:textId="5B9284F0">
      <w:r>
        <w:br w:type="page"/>
      </w:r>
    </w:p>
    <w:p w:rsidR="72E88125" w:rsidP="0343D3C3" w:rsidRDefault="72E88125" w14:paraId="4EB09A82" w14:textId="0CE83BEB">
      <w:pPr>
        <w:pStyle w:val="Heading2"/>
      </w:pPr>
      <w:r w:rsidR="04DAD510">
        <w:rPr/>
        <w:t>Jasper Van de Perre</w:t>
      </w:r>
    </w:p>
    <w:p w:rsidR="72E88125" w:rsidP="0343D3C3" w:rsidRDefault="72E88125" w14:paraId="71534476" w14:textId="49034D92">
      <w:pPr>
        <w:pStyle w:val="Heading3"/>
        <w:spacing w:before="281" w:after="281"/>
      </w:pPr>
      <w:r w:rsidRPr="53065242" w:rsidR="04DAD510">
        <w:rPr>
          <w:rFonts w:ascii="Aptos" w:hAnsi="Aptos" w:eastAsia="Aptos" w:cs="Aptos"/>
          <w:b w:val="1"/>
          <w:bCs w:val="1"/>
        </w:rPr>
        <w:t>Opdracht 1</w:t>
      </w:r>
    </w:p>
    <w:p w:rsidR="72E88125" w:rsidP="0343D3C3" w:rsidRDefault="72E88125" w14:paraId="4D52C895" w14:textId="6439D4FA">
      <w:pPr>
        <w:spacing w:before="240" w:after="240"/>
      </w:pPr>
      <w:r w:rsidRPr="0343D3C3">
        <w:rPr>
          <w:rFonts w:ascii="Aptos" w:hAnsi="Aptos" w:eastAsia="Aptos" w:cs="Aptos"/>
        </w:rPr>
        <w:t xml:space="preserve">Geachte </w:t>
      </w:r>
      <w:r w:rsidRPr="0343D3C3">
        <w:rPr>
          <w:rFonts w:ascii="Aptos" w:hAnsi="Aptos" w:eastAsia="Aptos" w:cs="Aptos"/>
          <w:highlight w:val="cyan"/>
          <w:rPrChange w:author="Saskia Schoefs" w:date="2025-10-07T06:51:00Z" w:id="278">
            <w:rPr>
              <w:rFonts w:ascii="Aptos" w:hAnsi="Aptos" w:eastAsia="Aptos" w:cs="Aptos"/>
            </w:rPr>
          </w:rPrChange>
        </w:rPr>
        <w:t>mvr</w:t>
      </w:r>
      <w:r w:rsidRPr="0343D3C3">
        <w:rPr>
          <w:rFonts w:ascii="Aptos" w:hAnsi="Aptos" w:eastAsia="Aptos" w:cs="Aptos"/>
        </w:rPr>
        <w:t>. Vandyck,</w:t>
      </w:r>
      <w:ins w:author="Saskia Schoefs" w:date="2025-10-07T06:51:00Z" w:id="279">
        <w:r w:rsidRPr="0343D3C3" w:rsidR="5DB405F2">
          <w:rPr>
            <w:rFonts w:ascii="Aptos" w:hAnsi="Aptos" w:eastAsia="Aptos" w:cs="Aptos"/>
          </w:rPr>
          <w:t xml:space="preserve">  Dit staat niet in mijn PPT...</w:t>
        </w:r>
      </w:ins>
    </w:p>
    <w:p w:rsidR="72E88125" w:rsidP="0343D3C3" w:rsidRDefault="72E88125" w14:paraId="73EB699F" w14:textId="4EA00902">
      <w:pPr>
        <w:spacing w:before="240" w:after="240"/>
      </w:pPr>
      <w:r w:rsidRPr="0343D3C3">
        <w:rPr>
          <w:rFonts w:ascii="Aptos" w:hAnsi="Aptos" w:eastAsia="Aptos" w:cs="Aptos"/>
        </w:rPr>
        <w:t xml:space="preserve">Bedankt voor </w:t>
      </w:r>
      <w:del w:author="Saskia Schoefs" w:date="2025-10-07T06:51:00Z" w:id="280">
        <w:r w:rsidRPr="0343D3C3" w:rsidDel="72E88125">
          <w:rPr>
            <w:rFonts w:ascii="Aptos" w:hAnsi="Aptos" w:eastAsia="Aptos" w:cs="Aptos"/>
          </w:rPr>
          <w:delText xml:space="preserve">de </w:delText>
        </w:r>
      </w:del>
      <w:ins w:author="Saskia Schoefs" w:date="2025-10-07T06:51:00Z" w:id="281">
        <w:r w:rsidRPr="0343D3C3" w:rsidR="5AFAA21B">
          <w:rPr>
            <w:rFonts w:ascii="Aptos" w:hAnsi="Aptos" w:eastAsia="Aptos" w:cs="Aptos"/>
          </w:rPr>
          <w:t xml:space="preserve"> uw </w:t>
        </w:r>
      </w:ins>
      <w:r w:rsidRPr="0343D3C3">
        <w:rPr>
          <w:rFonts w:ascii="Aptos" w:hAnsi="Aptos" w:eastAsia="Aptos" w:cs="Aptos"/>
        </w:rPr>
        <w:t>mail over de spaghettisaus.</w:t>
      </w:r>
    </w:p>
    <w:p w:rsidR="72E88125" w:rsidP="0343D3C3" w:rsidRDefault="72E88125" w14:paraId="71907407" w14:textId="3270895C">
      <w:pPr>
        <w:spacing w:before="240" w:after="240"/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Na grondig onderzoek hebben wij vastgesteld dat er</w:t>
      </w:r>
      <w:ins w:author="Saskia Schoefs" w:date="2025-10-07T06:51:00Z" w:id="282">
        <w:r w:rsidRPr="0343D3C3" w:rsidR="0E974E7F">
          <w:rPr>
            <w:rFonts w:ascii="Aptos" w:hAnsi="Aptos" w:eastAsia="Aptos" w:cs="Aptos"/>
          </w:rPr>
          <w:t xml:space="preserve"> inderdaad</w:t>
        </w:r>
      </w:ins>
      <w:r w:rsidRPr="0343D3C3">
        <w:rPr>
          <w:rFonts w:ascii="Aptos" w:hAnsi="Aptos" w:eastAsia="Aptos" w:cs="Aptos"/>
        </w:rPr>
        <w:t xml:space="preserve"> een fout gemaakt is bij de inspectie van de sa</w:t>
      </w:r>
      <w:r w:rsidRPr="0343D3C3">
        <w:rPr>
          <w:rFonts w:ascii="Aptos" w:hAnsi="Aptos" w:eastAsia="Aptos" w:cs="Aptos"/>
          <w:highlight w:val="cyan"/>
          <w:rPrChange w:author="Saskia Schoefs" w:date="2025-10-07T06:51:00Z" w:id="283">
            <w:rPr>
              <w:rFonts w:ascii="Aptos" w:hAnsi="Aptos" w:eastAsia="Aptos" w:cs="Aptos"/>
            </w:rPr>
          </w:rPrChange>
        </w:rPr>
        <w:t>us, wij</w:t>
      </w:r>
      <w:r w:rsidRPr="0343D3C3">
        <w:rPr>
          <w:rFonts w:ascii="Aptos" w:hAnsi="Aptos" w:eastAsia="Aptos" w:cs="Aptos"/>
        </w:rPr>
        <w:t xml:space="preserve"> bieden hiervoor onze excuses aan en zullen zorgen dat dit niet meer kan gebeuren.</w:t>
      </w:r>
      <w:ins w:author="Saskia Schoefs" w:date="2025-10-07T06:52:00Z" w:id="284">
        <w:r w:rsidRPr="0343D3C3" w:rsidR="6FB28D75">
          <w:rPr>
            <w:rFonts w:ascii="Aptos" w:hAnsi="Aptos" w:eastAsia="Aptos" w:cs="Aptos"/>
          </w:rPr>
          <w:t xml:space="preserve">  Komma is geen sterk leesteken: kan niet tussen twee hoofdzinnen.</w:t>
        </w:r>
      </w:ins>
    </w:p>
    <w:p w:rsidR="72E88125" w:rsidP="0343D3C3" w:rsidRDefault="72E88125" w14:paraId="4D04AC29" w14:textId="6BD0E199">
      <w:pPr>
        <w:spacing w:before="240" w:after="240"/>
        <w:rPr>
          <w:ins w:author="Saskia Schoefs" w:date="2025-10-07T06:52:00Z" w16du:dateUtc="2025-10-07T06:52:27Z" w:id="285"/>
        </w:rPr>
      </w:pPr>
      <w:r w:rsidRPr="0343D3C3">
        <w:rPr>
          <w:rFonts w:ascii="Aptos" w:hAnsi="Aptos" w:eastAsia="Aptos" w:cs="Aptos"/>
        </w:rPr>
        <w:t>We zullen zo snel mogelijk een nieuwe levering sturen zonder extra kosten. Ook zullen we extra andere sauzen meesturen als vergoeding voor het ongemak.</w:t>
      </w:r>
      <w:ins w:author="Saskia Schoefs" w:date="2025-10-07T06:52:00Z" w:id="286">
        <w:r w:rsidRPr="0343D3C3" w:rsidR="2AF14663">
          <w:rPr>
            <w:rFonts w:ascii="Aptos" w:hAnsi="Aptos" w:eastAsia="Aptos" w:cs="Aptos"/>
          </w:rPr>
          <w:t xml:space="preserve"> We hopen dat u deze oplossing...</w:t>
        </w:r>
      </w:ins>
    </w:p>
    <w:p w:rsidR="2AF14663" w:rsidP="0343D3C3" w:rsidRDefault="2AF14663" w14:paraId="017C18A5" w14:textId="2F594525">
      <w:pPr>
        <w:spacing w:before="240" w:after="240"/>
        <w:rPr>
          <w:ins w:author="Saskia Schoefs" w:date="2025-10-07T06:52:00Z" w16du:dateUtc="2025-10-07T06:52:34Z" w:id="287"/>
          <w:rFonts w:ascii="Aptos" w:hAnsi="Aptos" w:eastAsia="Aptos" w:cs="Aptos"/>
        </w:rPr>
      </w:pPr>
      <w:ins w:author="Saskia Schoefs" w:date="2025-10-07T06:52:00Z" w:id="288">
        <w:r w:rsidRPr="0343D3C3">
          <w:rPr>
            <w:rFonts w:ascii="Aptos" w:hAnsi="Aptos" w:eastAsia="Aptos" w:cs="Aptos"/>
          </w:rPr>
          <w:t>+ ruimte laten voor vragen</w:t>
        </w:r>
      </w:ins>
    </w:p>
    <w:p w:rsidR="2AF14663" w:rsidP="0343D3C3" w:rsidRDefault="2AF14663" w14:paraId="4B85F654" w14:textId="5EC678F4">
      <w:pPr>
        <w:spacing w:before="240" w:after="240"/>
        <w:rPr>
          <w:rFonts w:ascii="Aptos" w:hAnsi="Aptos" w:eastAsia="Aptos" w:cs="Aptos"/>
        </w:rPr>
      </w:pPr>
      <w:ins w:author="Saskia Schoefs" w:date="2025-10-07T06:52:00Z" w:id="289">
        <w:r w:rsidRPr="0343D3C3">
          <w:rPr>
            <w:rFonts w:ascii="Aptos" w:hAnsi="Aptos" w:eastAsia="Aptos" w:cs="Aptos"/>
          </w:rPr>
          <w:t>(Kijk ook af bij andere studenten voor een gepast einde.)</w:t>
        </w:r>
      </w:ins>
    </w:p>
    <w:p w:rsidR="72E88125" w:rsidP="0343D3C3" w:rsidRDefault="72E88125" w14:paraId="46FB98CB" w14:textId="516AB9B5">
      <w:pPr>
        <w:spacing w:before="240" w:after="240"/>
      </w:pPr>
      <w:r w:rsidRPr="0343D3C3">
        <w:rPr>
          <w:rFonts w:ascii="Aptos" w:hAnsi="Aptos" w:eastAsia="Aptos" w:cs="Aptos"/>
        </w:rPr>
        <w:t xml:space="preserve">Met </w:t>
      </w:r>
      <w:r w:rsidRPr="0343D3C3">
        <w:rPr>
          <w:rFonts w:ascii="Aptos" w:hAnsi="Aptos" w:eastAsia="Aptos" w:cs="Aptos"/>
          <w:highlight w:val="yellow"/>
          <w:rPrChange w:author="Saskia Schoefs" w:date="2025-10-07T06:53:00Z" w:id="290">
            <w:rPr>
              <w:rFonts w:ascii="Aptos" w:hAnsi="Aptos" w:eastAsia="Aptos" w:cs="Aptos"/>
            </w:rPr>
          </w:rPrChange>
        </w:rPr>
        <w:t>V</w:t>
      </w:r>
      <w:r w:rsidRPr="0343D3C3">
        <w:rPr>
          <w:rFonts w:ascii="Aptos" w:hAnsi="Aptos" w:eastAsia="Aptos" w:cs="Aptos"/>
        </w:rPr>
        <w:t xml:space="preserve">riendelijke </w:t>
      </w:r>
      <w:r w:rsidRPr="0343D3C3">
        <w:rPr>
          <w:rFonts w:ascii="Aptos" w:hAnsi="Aptos" w:eastAsia="Aptos" w:cs="Aptos"/>
          <w:highlight w:val="yellow"/>
          <w:rPrChange w:author="Saskia Schoefs" w:date="2025-10-07T06:53:00Z" w:id="291">
            <w:rPr>
              <w:rFonts w:ascii="Aptos" w:hAnsi="Aptos" w:eastAsia="Aptos" w:cs="Aptos"/>
            </w:rPr>
          </w:rPrChange>
        </w:rPr>
        <w:t>G</w:t>
      </w:r>
      <w:r w:rsidRPr="0343D3C3">
        <w:rPr>
          <w:rFonts w:ascii="Aptos" w:hAnsi="Aptos" w:eastAsia="Aptos" w:cs="Aptos"/>
        </w:rPr>
        <w:t>roet,</w:t>
      </w:r>
      <w:ins w:author="Saskia Schoefs" w:date="2025-10-07T06:53:00Z" w:id="292">
        <w:r w:rsidRPr="0343D3C3" w:rsidR="1028B154">
          <w:rPr>
            <w:rFonts w:ascii="Aptos" w:hAnsi="Aptos" w:eastAsia="Aptos" w:cs="Aptos"/>
          </w:rPr>
          <w:t xml:space="preserve"> Gebruik mijn PPT!</w:t>
        </w:r>
      </w:ins>
      <w:r w:rsidRPr="0343D3C3">
        <w:rPr>
          <w:rFonts w:ascii="Aptos" w:hAnsi="Aptos" w:eastAsia="Aptos" w:cs="Aptos"/>
        </w:rPr>
        <w:t xml:space="preserve"> (Moet andere afsluiter zijn met toekomstperspectief?</w:t>
      </w:r>
      <w:ins w:author="Saskia Schoefs" w:date="2025-10-07T06:52:00Z" w:id="293">
        <w:r w:rsidRPr="0343D3C3" w:rsidR="0F7E7C8A">
          <w:rPr>
            <w:rFonts w:ascii="Aptos" w:hAnsi="Aptos" w:eastAsia="Aptos" w:cs="Aptos"/>
          </w:rPr>
          <w:t xml:space="preserve"> Nee, dat moet dus in een extra laatst</w:t>
        </w:r>
      </w:ins>
      <w:ins w:author="Saskia Schoefs" w:date="2025-10-07T06:53:00Z" w:id="294">
        <w:r w:rsidRPr="0343D3C3" w:rsidR="0F7E7C8A">
          <w:rPr>
            <w:rFonts w:ascii="Aptos" w:hAnsi="Aptos" w:eastAsia="Aptos" w:cs="Aptos"/>
          </w:rPr>
          <w:t>e alinea.</w:t>
        </w:r>
      </w:ins>
      <w:r w:rsidRPr="0343D3C3">
        <w:rPr>
          <w:rFonts w:ascii="Aptos" w:hAnsi="Aptos" w:eastAsia="Aptos" w:cs="Aptos"/>
        </w:rPr>
        <w:t>)</w:t>
      </w:r>
    </w:p>
    <w:p w:rsidR="72E88125" w:rsidP="0343D3C3" w:rsidRDefault="72E88125" w14:paraId="029A8621" w14:textId="1DE36F59">
      <w:pPr>
        <w:spacing w:before="240" w:after="240"/>
        <w:rPr>
          <w:ins w:author="Saskia Schoefs" w:date="2025-10-07T06:53:00Z" w16du:dateUtc="2025-10-07T06:53:04Z" w:id="295"/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 xml:space="preserve">Jasper Van de Perre </w:t>
      </w:r>
    </w:p>
    <w:p w:rsidR="121BD446" w:rsidP="0343D3C3" w:rsidRDefault="121BD446" w14:paraId="37039417" w14:textId="7527BA66">
      <w:pPr>
        <w:spacing w:before="240" w:after="240"/>
        <w:rPr>
          <w:rFonts w:ascii="Aptos" w:hAnsi="Aptos" w:eastAsia="Aptos" w:cs="Aptos"/>
        </w:rPr>
      </w:pPr>
      <w:ins w:author="Saskia Schoefs" w:date="2025-10-07T06:53:00Z" w:id="296">
        <w:r w:rsidRPr="0343D3C3">
          <w:rPr>
            <w:rFonts w:ascii="Aptos" w:hAnsi="Aptos" w:eastAsia="Aptos" w:cs="Aptos"/>
          </w:rPr>
          <w:t>functie</w:t>
        </w:r>
      </w:ins>
      <w:r>
        <w:br/>
      </w:r>
      <w:r w:rsidRPr="0343D3C3" w:rsidR="72E88125">
        <w:rPr>
          <w:rFonts w:ascii="Aptos" w:hAnsi="Aptos" w:eastAsia="Aptos" w:cs="Aptos"/>
        </w:rPr>
        <w:t>Nanu-Food-Gmbh</w:t>
      </w:r>
    </w:p>
    <w:p w:rsidR="72E88125" w:rsidP="0343D3C3" w:rsidRDefault="72E88125" w14:paraId="20C02812" w14:textId="163FCB8D">
      <w:pPr>
        <w:pStyle w:val="Heading3"/>
        <w:spacing w:before="281" w:after="281"/>
      </w:pPr>
      <w:r w:rsidRPr="53065242" w:rsidR="04DAD510">
        <w:rPr>
          <w:rFonts w:ascii="Aptos" w:hAnsi="Aptos" w:eastAsia="Aptos" w:cs="Aptos"/>
          <w:b w:val="1"/>
          <w:bCs w:val="1"/>
        </w:rPr>
        <w:t>Opdracht 2</w:t>
      </w:r>
    </w:p>
    <w:p w:rsidR="72E88125" w:rsidP="0343D3C3" w:rsidRDefault="72E88125" w14:paraId="123F8562" w14:textId="2D99B518">
      <w:pPr>
        <w:spacing w:before="240" w:after="240"/>
      </w:pPr>
      <w:r w:rsidRPr="0343D3C3">
        <w:rPr>
          <w:rFonts w:ascii="Aptos" w:hAnsi="Aptos" w:eastAsia="Aptos" w:cs="Aptos"/>
        </w:rPr>
        <w:t xml:space="preserve">Geachte </w:t>
      </w:r>
      <w:r w:rsidRPr="0343D3C3">
        <w:rPr>
          <w:rFonts w:ascii="Aptos" w:hAnsi="Aptos" w:eastAsia="Aptos" w:cs="Aptos"/>
          <w:highlight w:val="yellow"/>
          <w:rPrChange w:author="Saskia Schoefs" w:date="2025-10-07T06:53:00Z" w:id="297">
            <w:rPr>
              <w:rFonts w:ascii="Aptos" w:hAnsi="Aptos" w:eastAsia="Aptos" w:cs="Aptos"/>
            </w:rPr>
          </w:rPrChange>
        </w:rPr>
        <w:t>mvr</w:t>
      </w:r>
      <w:r w:rsidRPr="0343D3C3">
        <w:rPr>
          <w:rFonts w:ascii="Aptos" w:hAnsi="Aptos" w:eastAsia="Aptos" w:cs="Aptos"/>
        </w:rPr>
        <w:t>. Verspikken,</w:t>
      </w:r>
    </w:p>
    <w:p w:rsidR="7C16C434" w:rsidP="0343D3C3" w:rsidRDefault="7C16C434" w14:paraId="61A9185C" w14:textId="7CF61B4F">
      <w:pPr>
        <w:spacing w:before="240" w:after="240"/>
      </w:pPr>
      <w:ins w:author="Saskia Schoefs" w:date="2025-10-07T06:53:00Z" w:id="298">
        <w:r w:rsidRPr="0343D3C3">
          <w:rPr>
            <w:rFonts w:ascii="Aptos" w:hAnsi="Aptos" w:eastAsia="Aptos" w:cs="Aptos"/>
          </w:rPr>
          <w:t xml:space="preserve">Hier val je met de deur in huis. Altijd even een korte context. </w:t>
        </w:r>
      </w:ins>
      <w:r w:rsidRPr="0343D3C3" w:rsidR="72E88125">
        <w:rPr>
          <w:rFonts w:ascii="Aptos" w:hAnsi="Aptos" w:eastAsia="Aptos" w:cs="Aptos"/>
        </w:rPr>
        <w:t xml:space="preserve">In de bevestigingsmail werd aangegeven dat het artikel niet </w:t>
      </w:r>
      <w:r w:rsidRPr="0343D3C3" w:rsidR="72E88125">
        <w:rPr>
          <w:rFonts w:ascii="Aptos" w:hAnsi="Aptos" w:eastAsia="Aptos" w:cs="Aptos"/>
          <w:highlight w:val="yellow"/>
          <w:rPrChange w:author="Saskia Schoefs" w:date="2025-10-07T06:53:00Z" w:id="299">
            <w:rPr>
              <w:rFonts w:ascii="Aptos" w:hAnsi="Aptos" w:eastAsia="Aptos" w:cs="Aptos"/>
            </w:rPr>
          </w:rPrChange>
        </w:rPr>
        <w:t>on</w:t>
      </w:r>
      <w:r w:rsidRPr="0343D3C3" w:rsidR="72E88125">
        <w:rPr>
          <w:rFonts w:ascii="Aptos" w:hAnsi="Aptos" w:eastAsia="Aptos" w:cs="Aptos"/>
        </w:rPr>
        <w:t xml:space="preserve"> voorraad was en dat deze levering vertraging zou oplopen. Ook werd aangegeven dat er een kosteloze annulering mogelijk was tot 3</w:t>
      </w:r>
      <w:ins w:author="Saskia Schoefs" w:date="2025-10-07T06:53:00Z" w:id="300">
        <w:r w:rsidRPr="0343D3C3" w:rsidR="761FD940">
          <w:rPr>
            <w:rFonts w:ascii="Aptos" w:hAnsi="Aptos" w:eastAsia="Aptos" w:cs="Aptos"/>
          </w:rPr>
          <w:t>/drie</w:t>
        </w:r>
      </w:ins>
      <w:r w:rsidRPr="0343D3C3" w:rsidR="72E88125">
        <w:rPr>
          <w:rFonts w:ascii="Aptos" w:hAnsi="Aptos" w:eastAsia="Aptos" w:cs="Aptos"/>
        </w:rPr>
        <w:t xml:space="preserve"> dagen na uw bestelling.</w:t>
      </w:r>
    </w:p>
    <w:p w:rsidR="72E88125" w:rsidP="0343D3C3" w:rsidRDefault="72E88125" w14:paraId="169D3C31" w14:textId="5E8D2F70">
      <w:pPr>
        <w:spacing w:before="240" w:after="240"/>
        <w:rPr>
          <w:ins w:author="Saskia Schoefs" w:date="2025-10-07T06:54:00Z" w16du:dateUtc="2025-10-07T06:54:19Z" w:id="301"/>
        </w:rPr>
      </w:pPr>
      <w:r w:rsidRPr="0343D3C3">
        <w:rPr>
          <w:rFonts w:ascii="Aptos" w:hAnsi="Aptos" w:eastAsia="Aptos" w:cs="Aptos"/>
        </w:rPr>
        <w:t>Wij kunnen als tegemoetkoming eventueel</w:t>
      </w:r>
      <w:ins w:author="Saskia Schoefs" w:date="2025-10-07T06:54:00Z" w:id="302">
        <w:r w:rsidRPr="0343D3C3" w:rsidR="64B32175">
          <w:rPr>
            <w:rFonts w:ascii="Aptos" w:hAnsi="Aptos" w:eastAsia="Aptos" w:cs="Aptos"/>
          </w:rPr>
          <w:t xml:space="preserve"> (? Niet duidelijk of je dit nu wel of niet zal doen)</w:t>
        </w:r>
      </w:ins>
      <w:r w:rsidRPr="0343D3C3">
        <w:rPr>
          <w:rFonts w:ascii="Aptos" w:hAnsi="Aptos" w:eastAsia="Aptos" w:cs="Aptos"/>
        </w:rPr>
        <w:t xml:space="preserve"> een korting van 10% bij uw volgende aankoop aanbieden.</w:t>
      </w:r>
    </w:p>
    <w:p w:rsidR="0343D3C3" w:rsidP="0343D3C3" w:rsidRDefault="0343D3C3" w14:paraId="3F405B18" w14:textId="7CECE685">
      <w:pPr>
        <w:spacing w:before="240" w:after="240"/>
        <w:rPr>
          <w:ins w:author="Saskia Schoefs" w:date="2025-10-07T06:54:00Z" w16du:dateUtc="2025-10-07T06:54:19Z" w:id="303"/>
          <w:rFonts w:ascii="Aptos" w:hAnsi="Aptos" w:eastAsia="Aptos" w:cs="Aptos"/>
        </w:rPr>
      </w:pPr>
    </w:p>
    <w:p w:rsidR="4B7E0D07" w:rsidP="0343D3C3" w:rsidRDefault="4B7E0D07" w14:paraId="3BCDF89B" w14:textId="4FC334F4">
      <w:pPr>
        <w:spacing w:before="240" w:after="240"/>
        <w:rPr>
          <w:rFonts w:ascii="Aptos" w:hAnsi="Aptos" w:eastAsia="Aptos" w:cs="Aptos"/>
        </w:rPr>
      </w:pPr>
      <w:ins w:author="Saskia Schoefs" w:date="2025-10-07T06:54:00Z" w:id="304">
        <w:r w:rsidRPr="0343D3C3">
          <w:rPr>
            <w:rFonts w:ascii="Aptos" w:hAnsi="Aptos" w:eastAsia="Aptos" w:cs="Aptos"/>
          </w:rPr>
          <w:t>Einde ontbreekt weer. Je stopt abrupt.</w:t>
        </w:r>
        <w:r w:rsidRPr="0343D3C3" w:rsidR="29ABF5B6">
          <w:rPr>
            <w:rFonts w:ascii="Aptos" w:hAnsi="Aptos" w:eastAsia="Aptos" w:cs="Aptos"/>
          </w:rPr>
          <w:t xml:space="preserve"> Breng dit in orde.</w:t>
        </w:r>
      </w:ins>
    </w:p>
    <w:p w:rsidR="72E88125" w:rsidP="0343D3C3" w:rsidRDefault="72E88125" w14:paraId="6BC663D7" w14:textId="6E6C5151">
      <w:pPr>
        <w:spacing w:before="240" w:after="240"/>
      </w:pPr>
      <w:r w:rsidRPr="0343D3C3">
        <w:rPr>
          <w:rFonts w:ascii="Aptos" w:hAnsi="Aptos" w:eastAsia="Aptos" w:cs="Aptos"/>
        </w:rPr>
        <w:t>Met Vriendelijke Groet,</w:t>
      </w:r>
      <w:ins w:author="Saskia Schoefs" w:date="2025-10-07T06:54:00Z" w:id="305">
        <w:r w:rsidRPr="0343D3C3" w:rsidR="009E29B7">
          <w:rPr>
            <w:rFonts w:ascii="Aptos" w:hAnsi="Aptos" w:eastAsia="Aptos" w:cs="Aptos"/>
          </w:rPr>
          <w:t xml:space="preserve"> idem: hoofdlettergebruik</w:t>
        </w:r>
      </w:ins>
    </w:p>
    <w:p w:rsidR="72E88125" w:rsidP="0343D3C3" w:rsidRDefault="72E88125" w14:paraId="58B941B6" w14:textId="2B47018E">
      <w:pPr>
        <w:spacing w:before="240" w:after="240"/>
        <w:rPr>
          <w:ins w:author="Saskia Schoefs" w:date="2025-10-07T06:54:00Z" w16du:dateUtc="2025-10-07T06:54:35Z" w:id="306"/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 xml:space="preserve">Jasper Van de Perre </w:t>
      </w:r>
    </w:p>
    <w:p w:rsidR="641A0421" w:rsidP="0343D3C3" w:rsidRDefault="641A0421" w14:paraId="0328532B" w14:textId="40906531">
      <w:pPr>
        <w:spacing w:before="240" w:after="240"/>
        <w:rPr>
          <w:rFonts w:ascii="Aptos" w:hAnsi="Aptos" w:eastAsia="Aptos" w:cs="Aptos"/>
        </w:rPr>
      </w:pPr>
      <w:ins w:author="Saskia Schoefs" w:date="2025-10-07T06:54:00Z" w:id="307">
        <w:r w:rsidRPr="0343D3C3">
          <w:rPr>
            <w:rFonts w:ascii="Aptos" w:hAnsi="Aptos" w:eastAsia="Aptos" w:cs="Aptos"/>
          </w:rPr>
          <w:t>functie</w:t>
        </w:r>
      </w:ins>
      <w:r>
        <w:br/>
      </w:r>
      <w:r w:rsidRPr="0343D3C3" w:rsidR="72E88125">
        <w:rPr>
          <w:rFonts w:ascii="Aptos" w:hAnsi="Aptos" w:eastAsia="Aptos" w:cs="Aptos"/>
        </w:rPr>
        <w:t>BlueTeeth</w:t>
      </w:r>
    </w:p>
    <w:p w:rsidR="6B9DDB3B" w:rsidP="0343D3C3" w:rsidRDefault="6B9DDB3B" w14:paraId="5E2834B6" w14:textId="0F0DDEE2">
      <w:pPr>
        <w:pStyle w:val="NoSpacing"/>
      </w:pPr>
      <w:r>
        <w:t>Djeff Meuffels:</w:t>
      </w:r>
    </w:p>
    <w:p w:rsidR="0343D3C3" w:rsidP="0343D3C3" w:rsidRDefault="0343D3C3" w14:paraId="0EAC3FE5" w14:textId="1570EFB8">
      <w:pPr>
        <w:pStyle w:val="NoSpacing"/>
      </w:pPr>
    </w:p>
    <w:p w:rsidR="6B9DDB3B" w:rsidP="0343D3C3" w:rsidRDefault="6B9DDB3B" w14:paraId="72C93AD4" w14:textId="7FD8A3FB">
      <w:pPr>
        <w:pStyle w:val="NoSpacing"/>
      </w:pPr>
      <w:r>
        <w:t>Opdracht 1:</w:t>
      </w:r>
    </w:p>
    <w:p w:rsidR="0343D3C3" w:rsidP="0343D3C3" w:rsidRDefault="0343D3C3" w14:paraId="7619B5F9" w14:textId="79AB65A3">
      <w:pPr>
        <w:pStyle w:val="NoSpacing"/>
      </w:pPr>
    </w:p>
    <w:p w:rsidR="42CAAB6C" w:rsidP="0343D3C3" w:rsidRDefault="42CAAB6C" w14:paraId="2845F0B4" w14:textId="7D9EFB34">
      <w:pPr>
        <w:pStyle w:val="NoSpacing"/>
      </w:pPr>
      <w:r>
        <w:t>Geachte mevrouw Vandyck,</w:t>
      </w:r>
    </w:p>
    <w:p w:rsidR="42CAAB6C" w:rsidP="0343D3C3" w:rsidRDefault="42CAAB6C" w14:paraId="1AB3BCDA" w14:textId="2E0FA4E8">
      <w:pPr>
        <w:pStyle w:val="NoSpacing"/>
      </w:pPr>
      <w:r>
        <w:t xml:space="preserve"> </w:t>
      </w:r>
    </w:p>
    <w:p w:rsidR="42CAAB6C" w:rsidP="0343D3C3" w:rsidRDefault="42CAAB6C" w14:paraId="58F463BC" w14:textId="119AC290">
      <w:pPr>
        <w:pStyle w:val="NoSpacing"/>
      </w:pPr>
      <w:r>
        <w:t xml:space="preserve"> </w:t>
      </w:r>
    </w:p>
    <w:p w:rsidR="42CAAB6C" w:rsidP="0343D3C3" w:rsidRDefault="42CAAB6C" w14:paraId="041235C4" w14:textId="4541ADF2">
      <w:pPr>
        <w:pStyle w:val="NoSpacing"/>
      </w:pPr>
      <w:r>
        <w:t xml:space="preserve"> </w:t>
      </w:r>
    </w:p>
    <w:p w:rsidR="42CAAB6C" w:rsidP="0343D3C3" w:rsidRDefault="42CAAB6C" w14:paraId="0F9D4129" w14:textId="70EC282A">
      <w:pPr>
        <w:pStyle w:val="NoSpacing"/>
      </w:pPr>
      <w:r>
        <w:t>Allereerst willen we u bedanken voor uw feedback over uw levering.</w:t>
      </w:r>
    </w:p>
    <w:p w:rsidR="42CAAB6C" w:rsidP="0343D3C3" w:rsidRDefault="42CAAB6C" w14:paraId="762EC50F" w14:textId="47D15F73">
      <w:pPr>
        <w:pStyle w:val="NoSpacing"/>
      </w:pPr>
      <w:r>
        <w:t xml:space="preserve"> </w:t>
      </w:r>
    </w:p>
    <w:p w:rsidR="42CAAB6C" w:rsidP="0343D3C3" w:rsidRDefault="42CAAB6C" w14:paraId="5B21EA20" w14:textId="24E9C284">
      <w:pPr>
        <w:pStyle w:val="NoSpacing"/>
      </w:pPr>
      <w:r>
        <w:t>De kwestie is onderzocht en er is een fout gevonden in de productie van het product. Onze excuses hiervoor.</w:t>
      </w:r>
    </w:p>
    <w:p w:rsidR="42CAAB6C" w:rsidP="0343D3C3" w:rsidRDefault="42CAAB6C" w14:paraId="4D75D75A" w14:textId="6CE16841">
      <w:pPr>
        <w:pStyle w:val="NoSpacing"/>
      </w:pPr>
      <w:r>
        <w:t xml:space="preserve"> </w:t>
      </w:r>
    </w:p>
    <w:p w:rsidR="42CAAB6C" w:rsidP="0343D3C3" w:rsidRDefault="42CAAB6C" w14:paraId="6A31430F" w14:textId="2A6E974C">
      <w:pPr>
        <w:pStyle w:val="NoSpacing"/>
      </w:pPr>
      <w:r>
        <w:t xml:space="preserve">We betreuren het ongemak en sturen u naast de </w:t>
      </w:r>
      <w:ins w:author="Saskia Schoefs" w:date="2025-10-07T06:55:00Z" w:id="308">
        <w:r w:rsidR="6442B391">
          <w:t xml:space="preserve">gratis </w:t>
        </w:r>
      </w:ins>
      <w:r>
        <w:t>retourzending een compensatie in de vorm van verschillende sauzen.</w:t>
      </w:r>
      <w:ins w:author="Saskia Schoefs" w:date="2025-10-07T06:55:00Z" w:id="309">
        <w:r w:rsidR="628D6AB4">
          <w:t xml:space="preserve"> We hopen dat deze oplossing ...</w:t>
        </w:r>
      </w:ins>
    </w:p>
    <w:p w:rsidR="42CAAB6C" w:rsidP="0343D3C3" w:rsidRDefault="42CAAB6C" w14:paraId="30AAC2C1" w14:textId="1D91898D">
      <w:pPr>
        <w:pStyle w:val="NoSpacing"/>
      </w:pPr>
      <w:r>
        <w:t xml:space="preserve"> </w:t>
      </w:r>
    </w:p>
    <w:p w:rsidR="42CAAB6C" w:rsidP="0343D3C3" w:rsidRDefault="42CAAB6C" w14:paraId="0B711D83" w14:textId="0826F627">
      <w:pPr>
        <w:pStyle w:val="NoSpacing"/>
      </w:pPr>
      <w:r>
        <w:t xml:space="preserve"> </w:t>
      </w:r>
    </w:p>
    <w:p w:rsidR="42CAAB6C" w:rsidP="0343D3C3" w:rsidRDefault="42CAAB6C" w14:paraId="7C947394" w14:textId="38CDEB91">
      <w:pPr>
        <w:pStyle w:val="NoSpacing"/>
      </w:pPr>
      <w:r>
        <w:t>Als u nog vragen heeft, aarzel dan niet om contact met ons op te nemen.</w:t>
      </w:r>
    </w:p>
    <w:p w:rsidR="42CAAB6C" w:rsidP="0343D3C3" w:rsidRDefault="42CAAB6C" w14:paraId="688C8C17" w14:textId="7D3B9618">
      <w:pPr>
        <w:pStyle w:val="NoSpacing"/>
      </w:pPr>
      <w:r>
        <w:t xml:space="preserve"> </w:t>
      </w:r>
    </w:p>
    <w:p w:rsidR="42CAAB6C" w:rsidP="0343D3C3" w:rsidRDefault="42CAAB6C" w14:paraId="57B2BE19" w14:textId="351E7614">
      <w:pPr>
        <w:pStyle w:val="NoSpacing"/>
      </w:pPr>
      <w:r>
        <w:t>Met vriendelijke groet,</w:t>
      </w:r>
    </w:p>
    <w:p w:rsidR="42CAAB6C" w:rsidP="0343D3C3" w:rsidRDefault="42CAAB6C" w14:paraId="4FC0BF54" w14:textId="671B776E">
      <w:pPr>
        <w:pStyle w:val="NoSpacing"/>
      </w:pPr>
      <w:r>
        <w:t xml:space="preserve"> </w:t>
      </w:r>
    </w:p>
    <w:p w:rsidR="42CAAB6C" w:rsidP="0343D3C3" w:rsidRDefault="42CAAB6C" w14:paraId="223ADC40" w14:textId="3EE0EA4F">
      <w:pPr>
        <w:pStyle w:val="NoSpacing"/>
        <w:rPr>
          <w:ins w:author="Saskia Schoefs" w:date="2025-10-07T06:55:00Z" w16du:dateUtc="2025-10-07T06:55:24Z" w:id="310"/>
          <w:rFonts w:ascii="Aptos" w:hAnsi="Aptos" w:eastAsia="Aptos" w:cs="Aptos"/>
        </w:rPr>
      </w:pPr>
      <w:r>
        <w:t>Djeff Meuffels</w:t>
      </w:r>
    </w:p>
    <w:p w:rsidR="1A51CF53" w:rsidP="0343D3C3" w:rsidRDefault="1A51CF53" w14:paraId="30AE5A57" w14:textId="1B3AAD11">
      <w:pPr>
        <w:pStyle w:val="NoSpacing"/>
        <w:rPr>
          <w:rFonts w:ascii="Aptos" w:hAnsi="Aptos" w:eastAsia="Aptos" w:cs="Aptos"/>
        </w:rPr>
      </w:pPr>
      <w:ins w:author="Saskia Schoefs" w:date="2025-10-07T06:55:00Z" w:id="311">
        <w:r w:rsidRPr="0343D3C3">
          <w:rPr>
            <w:rFonts w:ascii="Aptos" w:hAnsi="Aptos" w:eastAsia="Aptos" w:cs="Aptos"/>
          </w:rPr>
          <w:t>functie</w:t>
        </w:r>
      </w:ins>
      <w:r>
        <w:br/>
      </w:r>
      <w:r w:rsidRPr="0343D3C3" w:rsidR="42CAAB6C">
        <w:rPr>
          <w:rFonts w:ascii="Aptos" w:hAnsi="Aptos" w:eastAsia="Aptos" w:cs="Aptos"/>
        </w:rPr>
        <w:t>Nanu-Food-Gmbh</w:t>
      </w:r>
    </w:p>
    <w:p w:rsidR="0343D3C3" w:rsidP="0343D3C3" w:rsidRDefault="0343D3C3" w14:paraId="65876BD8" w14:textId="75278C59">
      <w:pPr>
        <w:pStyle w:val="NoSpacing"/>
      </w:pPr>
    </w:p>
    <w:p w:rsidR="6B9DDB3B" w:rsidP="0343D3C3" w:rsidRDefault="6B9DDB3B" w14:paraId="6BAFC2B3" w14:textId="7C092749">
      <w:pPr>
        <w:pStyle w:val="NoSpacing"/>
      </w:pPr>
      <w:r>
        <w:t>Opdracht 2:</w:t>
      </w:r>
      <w:r>
        <w:br/>
      </w:r>
      <w:r w:rsidR="022D636A">
        <w:t xml:space="preserve">Geachte mevrouw Verspiken, </w:t>
      </w:r>
      <w:ins w:author="Saskia Schoefs" w:date="2025-10-07T06:55:00Z" w:id="312">
        <w:r w:rsidR="173003B7">
          <w:t xml:space="preserve">  naam verkeerd = minpunten op de PE</w:t>
        </w:r>
      </w:ins>
    </w:p>
    <w:p w:rsidR="022D636A" w:rsidP="0343D3C3" w:rsidRDefault="022D636A" w14:paraId="7DB5C14A" w14:textId="2F911084">
      <w:pPr>
        <w:pStyle w:val="NoSpacing"/>
      </w:pPr>
      <w:r>
        <w:t xml:space="preserve"> </w:t>
      </w:r>
    </w:p>
    <w:p w:rsidR="022D636A" w:rsidP="0343D3C3" w:rsidRDefault="022D636A" w14:paraId="69ABE91F" w14:textId="3234AADD">
      <w:pPr>
        <w:pStyle w:val="NoSpacing"/>
      </w:pPr>
      <w:r>
        <w:t xml:space="preserve">  </w:t>
      </w:r>
    </w:p>
    <w:p w:rsidR="022D636A" w:rsidP="0343D3C3" w:rsidRDefault="022D636A" w14:paraId="330CBB09" w14:textId="12AB6335">
      <w:pPr>
        <w:pStyle w:val="NoSpacing"/>
      </w:pPr>
      <w:r>
        <w:t xml:space="preserve"> </w:t>
      </w:r>
    </w:p>
    <w:p w:rsidR="022D636A" w:rsidP="0343D3C3" w:rsidRDefault="022D636A" w14:paraId="77A6B069" w14:textId="0A36CA0B">
      <w:pPr>
        <w:pStyle w:val="NoSpacing"/>
      </w:pPr>
      <w:r>
        <w:t>Het spijt ons om te horen dat uw CKS</w:t>
      </w:r>
      <w:ins w:author="Saskia Schoefs" w:date="2025-10-07T06:56:00Z" w:id="313">
        <w:r w:rsidR="13FB8C7C">
          <w:t>met koppelteken</w:t>
        </w:r>
      </w:ins>
      <w:r>
        <w:t xml:space="preserve"> damesjas vijf dagen te laat was ontvangen. </w:t>
      </w:r>
      <w:ins w:author="Saskia Schoefs" w:date="2025-10-07T06:56:00Z" w:id="314">
        <w:r w:rsidR="0A935DCC">
          <w:t xml:space="preserve"> Klopt niet: je was niet te laat. </w:t>
        </w:r>
      </w:ins>
    </w:p>
    <w:p w:rsidR="022D636A" w:rsidP="0343D3C3" w:rsidRDefault="022D636A" w14:paraId="5804E5ED" w14:textId="4143CB90">
      <w:pPr>
        <w:pStyle w:val="NoSpacing"/>
      </w:pPr>
      <w:r>
        <w:t xml:space="preserve"> </w:t>
      </w:r>
      <w:ins w:author="Saskia Schoefs" w:date="2025-10-07T06:57:00Z" w:id="315">
        <w:r w:rsidR="64295D50">
          <w:t>==&gt; start neutraal</w:t>
        </w:r>
      </w:ins>
    </w:p>
    <w:p w:rsidR="022D636A" w:rsidP="0343D3C3" w:rsidRDefault="022D636A" w14:paraId="3CCFB7FF" w14:textId="46BFF640">
      <w:pPr>
        <w:pStyle w:val="NoSpacing"/>
      </w:pPr>
      <w:r>
        <w:t xml:space="preserve">  </w:t>
      </w:r>
    </w:p>
    <w:p w:rsidR="022D636A" w:rsidP="0343D3C3" w:rsidRDefault="022D636A" w14:paraId="5C965621" w14:textId="79C61AC9">
      <w:pPr>
        <w:pStyle w:val="NoSpacing"/>
      </w:pPr>
      <w:r>
        <w:t xml:space="preserve"> </w:t>
      </w:r>
    </w:p>
    <w:p w:rsidR="022D636A" w:rsidP="0343D3C3" w:rsidRDefault="022D636A" w14:paraId="0303F20D" w14:textId="7813E2D6">
      <w:pPr>
        <w:pStyle w:val="NoSpacing"/>
        <w:rPr>
          <w:highlight w:val="yellow"/>
          <w:rPrChange w:author="Saskia Schoefs" w:date="2025-10-07T06:56:00Z" w:id="316">
            <w:rPr/>
          </w:rPrChange>
        </w:rPr>
      </w:pPr>
      <w:r>
        <w:t xml:space="preserve">De vertraging werd veroorzaakt doordat het artikel in die tijd </w:t>
      </w:r>
      <w:ins w:author="Saskia Schoefs" w:date="2025-10-07T06:56:00Z" w:id="317">
        <w:r w:rsidR="0DCF802C">
          <w:t>(klinkt bijna bijbe</w:t>
        </w:r>
      </w:ins>
      <w:ins w:author="Saskia Schoefs" w:date="2025-10-07T06:57:00Z" w:id="318">
        <w:r w:rsidR="0DCF802C">
          <w:t xml:space="preserve">ls </w:t>
        </w:r>
        <w:r w:rsidRPr="0343D3C3" w:rsidR="0DCF802C">
          <w:rPr>
            <w:rFonts w:ascii="Segoe UI Emoji" w:hAnsi="Segoe UI Emoji" w:eastAsia="Segoe UI Emoji" w:cs="Segoe UI Emoji"/>
          </w:rPr>
          <w:t>😊</w:t>
        </w:r>
        <w:r w:rsidR="0DCF802C">
          <w:t xml:space="preserve"> )</w:t>
        </w:r>
      </w:ins>
      <w:r>
        <w:t xml:space="preserve">niet in voorraad was. Dit werd vermeld toen de bestelling werd geplaatst. Helaas is de gratis annulatie niet mogelijk </w:t>
      </w:r>
      <w:r w:rsidRPr="0343D3C3">
        <w:rPr>
          <w:highlight w:val="yellow"/>
          <w:rPrChange w:author="Saskia Schoefs" w:date="2025-10-07T06:56:00Z" w:id="319">
            <w:rPr/>
          </w:rPrChange>
        </w:rPr>
        <w:t>vanwege dit pas 3 dagen na uw bestelling mogelijk is.</w:t>
      </w:r>
      <w:r>
        <w:t xml:space="preserve"> </w:t>
      </w:r>
      <w:ins w:author="Saskia Schoefs" w:date="2025-10-07T06:56:00Z" w:id="320">
        <w:r w:rsidR="4A4DBE36">
          <w:t xml:space="preserve"> Slechte zinsconstructie</w:t>
        </w:r>
      </w:ins>
    </w:p>
    <w:p w:rsidR="022D636A" w:rsidP="0343D3C3" w:rsidRDefault="022D636A" w14:paraId="51B91253" w14:textId="3BA2BF4C">
      <w:pPr>
        <w:pStyle w:val="NoSpacing"/>
      </w:pPr>
      <w:r>
        <w:t xml:space="preserve"> </w:t>
      </w:r>
    </w:p>
    <w:p w:rsidR="022D636A" w:rsidP="0343D3C3" w:rsidRDefault="022D636A" w14:paraId="2A5DD9AE" w14:textId="46EB19C0">
      <w:pPr>
        <w:pStyle w:val="NoSpacing"/>
      </w:pPr>
      <w:r>
        <w:t xml:space="preserve">  </w:t>
      </w:r>
      <w:ins w:author="Saskia Schoefs" w:date="2025-10-07T06:57:00Z" w:id="321">
        <w:r w:rsidR="47C68601">
          <w:t>Herdenk deze mail.</w:t>
        </w:r>
      </w:ins>
    </w:p>
    <w:p w:rsidR="022D636A" w:rsidP="0343D3C3" w:rsidRDefault="022D636A" w14:paraId="011D8DA0" w14:textId="4EDEA90B">
      <w:pPr>
        <w:pStyle w:val="NoSpacing"/>
      </w:pPr>
      <w:r>
        <w:t xml:space="preserve"> </w:t>
      </w:r>
    </w:p>
    <w:p w:rsidR="022D636A" w:rsidP="0343D3C3" w:rsidRDefault="022D636A" w14:paraId="66BB467C" w14:textId="255CE29F">
      <w:pPr>
        <w:pStyle w:val="NoSpacing"/>
      </w:pPr>
      <w:r>
        <w:t xml:space="preserve">We kunnen u echter wel 10% korting aanbieden op uw volgende aankoop bij ons als compensatie voor uw ongemak. </w:t>
      </w:r>
    </w:p>
    <w:p w:rsidR="022D636A" w:rsidP="0343D3C3" w:rsidRDefault="022D636A" w14:paraId="577F1041" w14:textId="5076D094">
      <w:pPr>
        <w:pStyle w:val="NoSpacing"/>
      </w:pPr>
      <w:r>
        <w:t xml:space="preserve"> </w:t>
      </w:r>
    </w:p>
    <w:p w:rsidR="022D636A" w:rsidP="0343D3C3" w:rsidRDefault="022D636A" w14:paraId="0B48B8AD" w14:textId="44352622">
      <w:pPr>
        <w:pStyle w:val="NoSpacing"/>
      </w:pPr>
      <w:r>
        <w:t xml:space="preserve">We hopen dat u hiermee akkoord gaat en kijken ernaar uit u weer als klant te mogen verwelkomen. </w:t>
      </w:r>
      <w:ins w:author="Saskia Schoefs" w:date="2025-10-07T06:57:00Z" w:id="322">
        <w:r w:rsidR="7322CC32">
          <w:t>+ laat ruimte voor vragen</w:t>
        </w:r>
      </w:ins>
    </w:p>
    <w:p w:rsidR="022D636A" w:rsidP="0343D3C3" w:rsidRDefault="022D636A" w14:paraId="6A49A2BE" w14:textId="462AD3C5">
      <w:pPr>
        <w:pStyle w:val="NoSpacing"/>
      </w:pPr>
      <w:r>
        <w:t xml:space="preserve">  </w:t>
      </w:r>
    </w:p>
    <w:p w:rsidR="022D636A" w:rsidP="0343D3C3" w:rsidRDefault="022D636A" w14:paraId="44E2A416" w14:textId="3101862B">
      <w:pPr>
        <w:pStyle w:val="NoSpacing"/>
      </w:pPr>
      <w:r>
        <w:t xml:space="preserve"> </w:t>
      </w:r>
    </w:p>
    <w:p w:rsidR="022D636A" w:rsidP="0343D3C3" w:rsidRDefault="022D636A" w14:paraId="55A65C62" w14:textId="12BADC6F">
      <w:pPr>
        <w:pStyle w:val="NoSpacing"/>
      </w:pPr>
      <w:r>
        <w:t>Met vriendelijke groet,</w:t>
      </w:r>
    </w:p>
    <w:p w:rsidR="022D636A" w:rsidP="0343D3C3" w:rsidRDefault="022D636A" w14:paraId="23AD4809" w14:textId="3915AB06">
      <w:pPr>
        <w:pStyle w:val="NoSpacing"/>
      </w:pPr>
      <w:r>
        <w:t xml:space="preserve"> </w:t>
      </w:r>
    </w:p>
    <w:p w:rsidR="022D636A" w:rsidP="0343D3C3" w:rsidRDefault="022D636A" w14:paraId="603FD7E9" w14:textId="31CAEFCE">
      <w:pPr>
        <w:pStyle w:val="NoSpacing"/>
      </w:pPr>
      <w:r>
        <w:t>Djeff Meuffels</w:t>
      </w:r>
    </w:p>
    <w:p w:rsidR="022D636A" w:rsidP="0343D3C3" w:rsidRDefault="022D636A" w14:paraId="05157398" w14:textId="194B43AF">
      <w:pPr>
        <w:pStyle w:val="NoSpacing"/>
      </w:pPr>
      <w:r>
        <w:t xml:space="preserve"> </w:t>
      </w:r>
    </w:p>
    <w:p w:rsidR="022D636A" w:rsidP="0343D3C3" w:rsidRDefault="022D636A" w14:paraId="37ED3DEE" w14:textId="4C246BD8">
      <w:pPr>
        <w:pStyle w:val="NoSpacing"/>
      </w:pPr>
      <w:r>
        <w:t>BlueTeeth</w:t>
      </w:r>
    </w:p>
    <w:p w:rsidR="0343D3C3" w:rsidRDefault="0343D3C3" w14:paraId="0ADA473F" w14:textId="3C9B02B1">
      <w:r>
        <w:br w:type="page"/>
      </w:r>
    </w:p>
    <w:p w:rsidR="16464A6A" w:rsidP="0343D3C3" w:rsidRDefault="16464A6A" w14:paraId="402CA9C4" w14:textId="6A38FA57">
      <w:pPr>
        <w:pStyle w:val="NoSpacing"/>
      </w:pPr>
      <w:r>
        <w:t>Mario Zhou:</w:t>
      </w:r>
    </w:p>
    <w:p w:rsidR="0343D3C3" w:rsidP="0343D3C3" w:rsidRDefault="0343D3C3" w14:paraId="3F2F1C2F" w14:textId="18991754">
      <w:pPr>
        <w:pStyle w:val="NoSpacing"/>
      </w:pPr>
    </w:p>
    <w:p w:rsidR="16464A6A" w:rsidP="0343D3C3" w:rsidRDefault="16464A6A" w14:paraId="23F78CCF" w14:textId="5A6B7353">
      <w:pPr>
        <w:pStyle w:val="NoSpacing"/>
      </w:pPr>
      <w:r>
        <w:t>Geachte mevrouw Vandyck</w:t>
      </w:r>
    </w:p>
    <w:p w:rsidR="16464A6A" w:rsidP="0343D3C3" w:rsidRDefault="16464A6A" w14:paraId="699C893E" w14:textId="0CC2C2F4">
      <w:pPr>
        <w:pStyle w:val="NoSpacing"/>
      </w:pPr>
      <w:r>
        <w:t xml:space="preserve"> </w:t>
      </w:r>
    </w:p>
    <w:p w:rsidR="16464A6A" w:rsidP="0343D3C3" w:rsidRDefault="16464A6A" w14:paraId="0AD78BDA" w14:textId="7E25B0F8">
      <w:pPr>
        <w:pStyle w:val="NoSpacing"/>
      </w:pPr>
      <w:r>
        <w:t>Hartelijk dank voor uw feedback over de levering van de spaghettisaus.</w:t>
      </w:r>
      <w:ins w:author="Saskia Schoefs" w:date="2025-10-07T06:57:00Z" w:id="323">
        <w:r w:rsidR="23DF8224">
          <w:t xml:space="preserve"> = goede intro: neutraal, niet negatief</w:t>
        </w:r>
      </w:ins>
    </w:p>
    <w:p w:rsidR="16464A6A" w:rsidP="0343D3C3" w:rsidRDefault="16464A6A" w14:paraId="0B8A9D3F" w14:textId="701BB411">
      <w:pPr>
        <w:pStyle w:val="NoSpacing"/>
      </w:pPr>
      <w:r>
        <w:t xml:space="preserve"> </w:t>
      </w:r>
    </w:p>
    <w:p w:rsidR="16464A6A" w:rsidP="0343D3C3" w:rsidRDefault="16464A6A" w14:paraId="263C1E8B" w14:textId="31B9E87F">
      <w:pPr>
        <w:pStyle w:val="NoSpacing"/>
      </w:pPr>
      <w:r>
        <w:t xml:space="preserve">Na verder onderzoek hebben wij vastgesteld dat er tijdens de kwaliteitscontrole een fout is opgetreden. Wij bieden onze excuses aan voor dit ongemak. Wij zorgen zo snel mogelijk voor een </w:t>
      </w:r>
      <w:ins w:author="Saskia Schoefs" w:date="2025-10-07T06:58:00Z" w:id="324">
        <w:r w:rsidR="59546FD7">
          <w:t xml:space="preserve">gratis </w:t>
        </w:r>
      </w:ins>
      <w:r>
        <w:t>vervangende levering en voegen als vergoeding ook een serie van andere sauzen toe.</w:t>
      </w:r>
      <w:ins w:author="Saskia Schoefs" w:date="2025-10-07T06:58:00Z" w:id="325">
        <w:r w:rsidR="262C829A">
          <w:t xml:space="preserve"> We hopen dat u deze oplossing ...</w:t>
        </w:r>
      </w:ins>
    </w:p>
    <w:p w:rsidR="16464A6A" w:rsidP="0343D3C3" w:rsidRDefault="16464A6A" w14:paraId="2B4F63C1" w14:textId="3622AC8C">
      <w:pPr>
        <w:pStyle w:val="NoSpacing"/>
      </w:pPr>
      <w:r>
        <w:t xml:space="preserve"> </w:t>
      </w:r>
    </w:p>
    <w:p w:rsidR="16464A6A" w:rsidP="0343D3C3" w:rsidRDefault="16464A6A" w14:paraId="353BAA35" w14:textId="36C472EE">
      <w:pPr>
        <w:pStyle w:val="NoSpacing"/>
      </w:pPr>
      <w:r>
        <w:t>Wij waarderen uw begrip en kijken ernaar uit onze samenwerking verder te zetten.</w:t>
      </w:r>
      <w:ins w:author="Saskia Schoefs" w:date="2025-10-07T06:58:00Z" w:id="326">
        <w:r w:rsidR="1ED459D5">
          <w:t xml:space="preserve"> + ruimte laten voor vragen</w:t>
        </w:r>
      </w:ins>
    </w:p>
    <w:p w:rsidR="16464A6A" w:rsidP="0343D3C3" w:rsidRDefault="16464A6A" w14:paraId="26310FB6" w14:textId="0F0F8A5A">
      <w:pPr>
        <w:pStyle w:val="NoSpacing"/>
      </w:pPr>
      <w:r>
        <w:t xml:space="preserve"> </w:t>
      </w:r>
    </w:p>
    <w:p w:rsidR="16464A6A" w:rsidP="0343D3C3" w:rsidRDefault="16464A6A" w14:paraId="3A41E8A5" w14:textId="24760D7F">
      <w:pPr>
        <w:pStyle w:val="NoSpacing"/>
      </w:pPr>
      <w:r>
        <w:t>Met vriendelijke groet</w:t>
      </w:r>
    </w:p>
    <w:p w:rsidR="16464A6A" w:rsidP="0343D3C3" w:rsidRDefault="16464A6A" w14:paraId="64C2CEE4" w14:textId="0C17D3A7">
      <w:pPr>
        <w:pStyle w:val="NoSpacing"/>
        <w:rPr>
          <w:ins w:author="Saskia Schoefs" w:date="2025-10-07T06:58:00Z" w16du:dateUtc="2025-10-07T06:58:21Z" w:id="327"/>
        </w:rPr>
      </w:pPr>
      <w:r>
        <w:t>Zhou Mario</w:t>
      </w:r>
      <w:ins w:author="Saskia Schoefs" w:date="2025-10-07T06:58:00Z" w:id="328">
        <w:r w:rsidR="7F965527">
          <w:t xml:space="preserve">  foute volgorde naam</w:t>
        </w:r>
      </w:ins>
    </w:p>
    <w:p w:rsidR="7F965527" w:rsidP="0343D3C3" w:rsidRDefault="7F965527" w14:paraId="41E363A0" w14:textId="1CDBD3B8">
      <w:pPr>
        <w:pStyle w:val="NoSpacing"/>
      </w:pPr>
      <w:ins w:author="Saskia Schoefs" w:date="2025-10-07T06:58:00Z" w:id="329">
        <w:r>
          <w:t>functie</w:t>
        </w:r>
      </w:ins>
    </w:p>
    <w:p w:rsidR="16464A6A" w:rsidP="0343D3C3" w:rsidRDefault="16464A6A" w14:paraId="6057A015" w14:textId="3A9F3554">
      <w:pPr>
        <w:pStyle w:val="NoSpacing"/>
      </w:pPr>
      <w:r>
        <w:t>Nanu-Food-GmbH</w:t>
      </w:r>
    </w:p>
    <w:p w:rsidR="16464A6A" w:rsidP="0343D3C3" w:rsidRDefault="16464A6A" w14:paraId="75543DEE" w14:textId="143072B9">
      <w:pPr>
        <w:pStyle w:val="NoSpacing"/>
      </w:pPr>
      <w:r>
        <w:t xml:space="preserve"> </w:t>
      </w:r>
    </w:p>
    <w:p w:rsidR="16464A6A" w:rsidP="0343D3C3" w:rsidRDefault="16464A6A" w14:paraId="4AA28E0A" w14:textId="7093E5BC">
      <w:pPr>
        <w:pStyle w:val="NoSpacing"/>
      </w:pPr>
      <w:r>
        <w:t xml:space="preserve"> </w:t>
      </w:r>
    </w:p>
    <w:p w:rsidR="16464A6A" w:rsidP="0343D3C3" w:rsidRDefault="16464A6A" w14:paraId="5A285079" w14:textId="7A3A493D">
      <w:pPr>
        <w:pStyle w:val="NoSpacing"/>
      </w:pPr>
      <w:r>
        <w:t>Geachte mevrouw Verspikken,</w:t>
      </w:r>
    </w:p>
    <w:p w:rsidR="16464A6A" w:rsidP="0343D3C3" w:rsidRDefault="16464A6A" w14:paraId="38061D5A" w14:textId="25C4AB5F">
      <w:pPr>
        <w:pStyle w:val="NoSpacing"/>
      </w:pPr>
      <w:r>
        <w:t xml:space="preserve"> </w:t>
      </w:r>
    </w:p>
    <w:p w:rsidR="16464A6A" w:rsidP="0343D3C3" w:rsidRDefault="16464A6A" w14:paraId="43AEABFD" w14:textId="11B9FB02">
      <w:pPr>
        <w:pStyle w:val="NoSpacing"/>
      </w:pPr>
      <w:r>
        <w:t>U heeft uw damesjas van het merk CKS helaas vijf dagen later ontvangen.</w:t>
      </w:r>
      <w:ins w:author="Saskia Schoefs" w:date="2025-10-07T06:58:00Z" w:id="330">
        <w:r w:rsidR="63E410F4">
          <w:t xml:space="preserve">  Kan beter: jij was niet t</w:t>
        </w:r>
      </w:ins>
      <w:ins w:author="Saskia Schoefs" w:date="2025-10-07T06:59:00Z" w:id="331">
        <w:r w:rsidR="63E410F4">
          <w:t>e laat. Begin zoals in de vorige mail.</w:t>
        </w:r>
      </w:ins>
    </w:p>
    <w:p w:rsidR="16464A6A" w:rsidP="0343D3C3" w:rsidRDefault="16464A6A" w14:paraId="42BA8EB9" w14:textId="304D26F5">
      <w:pPr>
        <w:pStyle w:val="NoSpacing"/>
      </w:pPr>
      <w:r>
        <w:t xml:space="preserve"> </w:t>
      </w:r>
    </w:p>
    <w:p w:rsidR="16464A6A" w:rsidP="0343D3C3" w:rsidRDefault="16464A6A" w14:paraId="02E0BF61" w14:textId="60A897D1">
      <w:pPr>
        <w:pStyle w:val="NoSpacing"/>
      </w:pPr>
      <w:r>
        <w:t xml:space="preserve">De vertraging is ontstaan doordat het artikel niet op voorraad was. Dit werd vermeld bij de bestelling. We kunnen helaas geen kosteloze annulering aanbieden aangezien </w:t>
      </w:r>
      <w:r w:rsidRPr="0343D3C3">
        <w:rPr>
          <w:highlight w:val="green"/>
          <w:rPrChange w:author="Saskia Schoefs" w:date="2025-10-07T06:59:00Z" w:id="332">
            <w:rPr/>
          </w:rPrChange>
        </w:rPr>
        <w:t>het</w:t>
      </w:r>
      <w:r>
        <w:t xml:space="preserve"> </w:t>
      </w:r>
      <w:ins w:author="Saskia Schoefs" w:date="2025-10-07T06:59:00Z" w:id="333">
        <w:r w:rsidR="6592B6AC">
          <w:t xml:space="preserve"> de (dit kan je opzoeken via </w:t>
        </w:r>
        <w:r>
          <w:fldChar w:fldCharType="begin"/>
        </w:r>
        <w:r>
          <w:instrText xml:space="preserve">HYPERLINK "http://woordenlijst.org" </w:instrText>
        </w:r>
        <w:r>
          <w:fldChar w:fldCharType="separate"/>
        </w:r>
        <w:r w:rsidRPr="0343D3C3" w:rsidR="6592B6AC">
          <w:rPr>
            <w:rStyle w:val="Hyperlink"/>
          </w:rPr>
          <w:t>http://woordenlijst.org</w:t>
        </w:r>
        <w:r>
          <w:fldChar w:fldCharType="end"/>
        </w:r>
        <w:r w:rsidR="6592B6AC">
          <w:t xml:space="preserve"> </w:t>
        </w:r>
      </w:ins>
      <w:r>
        <w:t>termijn van maximaal drie dagen na de besteldatum is overschreden.</w:t>
      </w:r>
    </w:p>
    <w:p w:rsidR="16464A6A" w:rsidP="0343D3C3" w:rsidRDefault="16464A6A" w14:paraId="6150FDA1" w14:textId="4AFC1F65">
      <w:pPr>
        <w:pStyle w:val="NoSpacing"/>
      </w:pPr>
      <w:r>
        <w:t xml:space="preserve"> </w:t>
      </w:r>
    </w:p>
    <w:p w:rsidR="16464A6A" w:rsidP="0343D3C3" w:rsidRDefault="16464A6A" w14:paraId="760187EE" w14:textId="70948140">
      <w:pPr>
        <w:pStyle w:val="NoSpacing"/>
      </w:pPr>
      <w:r w:rsidRPr="0343D3C3">
        <w:rPr>
          <w:highlight w:val="cyan"/>
          <w:rPrChange w:author="Saskia Schoefs" w:date="2025-10-07T06:59:00Z" w:id="334">
            <w:rPr/>
          </w:rPrChange>
        </w:rPr>
        <w:t>Echter kunnen wij u</w:t>
      </w:r>
      <w:r>
        <w:t xml:space="preserve"> </w:t>
      </w:r>
      <w:ins w:author="Saskia Schoefs" w:date="2025-10-07T06:59:00Z" w:id="335">
        <w:r w:rsidR="26311D3D">
          <w:t xml:space="preserve"> Foute zinsvolgorde: Wij kunnen u echter </w:t>
        </w:r>
      </w:ins>
      <w:r>
        <w:t>wel 10% korting voor een volgende aankoop aanbieden.</w:t>
      </w:r>
      <w:ins w:author="Saskia Schoefs" w:date="2025-10-07T06:59:00Z" w:id="336">
        <w:r w:rsidR="419A20CA">
          <w:t xml:space="preserve"> </w:t>
        </w:r>
      </w:ins>
    </w:p>
    <w:p w:rsidR="16464A6A" w:rsidP="0343D3C3" w:rsidRDefault="16464A6A" w14:paraId="3DA178FD" w14:textId="246E6839">
      <w:pPr>
        <w:pStyle w:val="NoSpacing"/>
      </w:pPr>
      <w:r>
        <w:t xml:space="preserve"> </w:t>
      </w:r>
    </w:p>
    <w:p w:rsidR="16464A6A" w:rsidP="0343D3C3" w:rsidRDefault="16464A6A" w14:paraId="06281D75" w14:textId="3E31B881">
      <w:pPr>
        <w:pStyle w:val="NoSpacing"/>
      </w:pPr>
      <w:r>
        <w:t>Wij hopen u hiermee toch tegemoet te komen en zien u graag opnieuw als klant.</w:t>
      </w:r>
      <w:ins w:author="Saskia Schoefs" w:date="2025-10-07T07:00:00Z" w:id="337">
        <w:r w:rsidR="73F62BA7">
          <w:t xml:space="preserve"> + ruimte laten voor vragen</w:t>
        </w:r>
      </w:ins>
    </w:p>
    <w:p w:rsidR="16464A6A" w:rsidP="0343D3C3" w:rsidRDefault="16464A6A" w14:paraId="317974E3" w14:textId="7DBCA216">
      <w:pPr>
        <w:pStyle w:val="NoSpacing"/>
      </w:pPr>
      <w:r>
        <w:t xml:space="preserve"> </w:t>
      </w:r>
    </w:p>
    <w:p w:rsidR="16464A6A" w:rsidP="0343D3C3" w:rsidRDefault="16464A6A" w14:paraId="6C5FC1EF" w14:textId="740A9A31">
      <w:pPr>
        <w:pStyle w:val="NoSpacing"/>
      </w:pPr>
      <w:r>
        <w:t>Met vriendelijke groet</w:t>
      </w:r>
      <w:ins w:author="Saskia Schoefs" w:date="2025-10-07T07:00:00Z" w:id="338">
        <w:r w:rsidR="6AFF7A22">
          <w:t xml:space="preserve"> </w:t>
        </w:r>
      </w:ins>
    </w:p>
    <w:p w:rsidR="16464A6A" w:rsidP="0343D3C3" w:rsidRDefault="16464A6A" w14:paraId="57DB3189" w14:textId="4B352CED">
      <w:pPr>
        <w:pStyle w:val="NoSpacing"/>
        <w:rPr>
          <w:ins w:author="Saskia Schoefs" w:date="2025-10-07T07:00:00Z" w16du:dateUtc="2025-10-07T07:00:12Z" w:id="339"/>
        </w:rPr>
      </w:pPr>
      <w:r>
        <w:t>Zhou Mario</w:t>
      </w:r>
      <w:ins w:author="Saskia Schoefs" w:date="2025-10-07T07:00:00Z" w:id="340">
        <w:r w:rsidR="6AFF7A22">
          <w:t xml:space="preserve"> zie hoger</w:t>
        </w:r>
      </w:ins>
    </w:p>
    <w:p w:rsidR="6AFF7A22" w:rsidP="0343D3C3" w:rsidRDefault="6AFF7A22" w14:paraId="42F65CBD" w14:textId="612A31F6">
      <w:pPr>
        <w:pStyle w:val="NoSpacing"/>
      </w:pPr>
      <w:ins w:author="Saskia Schoefs" w:date="2025-10-07T07:00:00Z" w:id="341">
        <w:r>
          <w:t>Zie hoger</w:t>
        </w:r>
      </w:ins>
    </w:p>
    <w:p w:rsidR="16464A6A" w:rsidP="0343D3C3" w:rsidRDefault="16464A6A" w14:paraId="3892B2E7" w14:textId="2001B8E9">
      <w:pPr>
        <w:pStyle w:val="NoSpacing"/>
      </w:pPr>
      <w:r>
        <w:t>BlueTeeth</w:t>
      </w:r>
    </w:p>
    <w:p w:rsidR="0343D3C3" w:rsidP="0343D3C3" w:rsidRDefault="0343D3C3" w14:paraId="3C7F0269" w14:textId="1A31715A">
      <w:pPr>
        <w:pStyle w:val="NoSpacing"/>
      </w:pPr>
    </w:p>
    <w:p w:rsidR="0343D3C3" w:rsidRDefault="0343D3C3" w14:paraId="3C7510AA" w14:textId="3323A53D">
      <w:r>
        <w:br w:type="page"/>
      </w:r>
    </w:p>
    <w:p w:rsidR="67FD70CF" w:rsidP="0343D3C3" w:rsidRDefault="67FD70CF" w14:paraId="4104F4D4" w14:textId="32942724">
      <w:pPr>
        <w:pStyle w:val="NoSpacing"/>
      </w:pPr>
      <w:r>
        <w:t>Ilayda Sonmez</w:t>
      </w:r>
    </w:p>
    <w:p w:rsidR="0343D3C3" w:rsidP="0343D3C3" w:rsidRDefault="0343D3C3" w14:paraId="7E435236" w14:textId="257D013F">
      <w:pPr>
        <w:pStyle w:val="NoSpacing"/>
      </w:pPr>
    </w:p>
    <w:p w:rsidR="0343D3C3" w:rsidP="0343D3C3" w:rsidRDefault="0343D3C3" w14:paraId="306ADAE9" w14:textId="43F35BE1">
      <w:pPr>
        <w:spacing w:after="0"/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 xml:space="preserve">1) </w:t>
      </w:r>
      <w:r w:rsidRPr="0343D3C3" w:rsidR="67FD70CF">
        <w:rPr>
          <w:rFonts w:ascii="Aptos" w:hAnsi="Aptos" w:eastAsia="Aptos" w:cs="Aptos"/>
        </w:rPr>
        <w:t>Spaghettisaus</w:t>
      </w:r>
    </w:p>
    <w:p w:rsidR="67FD70CF" w:rsidP="0343D3C3" w:rsidRDefault="67FD70CF" w14:paraId="61487C1E" w14:textId="0A03EEF8">
      <w:pPr>
        <w:spacing w:before="240" w:after="240"/>
      </w:pPr>
      <w:r w:rsidRPr="0343D3C3">
        <w:rPr>
          <w:rFonts w:ascii="Aptos" w:hAnsi="Aptos" w:eastAsia="Aptos" w:cs="Aptos"/>
        </w:rPr>
        <w:t>Geachte mevrouw Vandyck</w:t>
      </w:r>
    </w:p>
    <w:p w:rsidR="67FD70CF" w:rsidP="0343D3C3" w:rsidRDefault="67FD70CF" w14:paraId="26F3B1AF" w14:textId="04682C3E">
      <w:pPr>
        <w:spacing w:before="240" w:after="240"/>
      </w:pPr>
      <w:r w:rsidRPr="0343D3C3">
        <w:rPr>
          <w:rFonts w:ascii="Aptos" w:hAnsi="Aptos" w:eastAsia="Aptos" w:cs="Aptos"/>
        </w:rPr>
        <w:t>Graag zou ik u eerst willen danken voor uw reactie op onze levering.</w:t>
      </w:r>
    </w:p>
    <w:p w:rsidR="67FD70CF" w:rsidP="0343D3C3" w:rsidRDefault="67FD70CF" w14:paraId="6A665460" w14:textId="3FB564DC">
      <w:pPr>
        <w:spacing w:before="240" w:after="240"/>
      </w:pPr>
      <w:r w:rsidRPr="0343D3C3">
        <w:rPr>
          <w:rFonts w:ascii="Aptos" w:hAnsi="Aptos" w:eastAsia="Aptos" w:cs="Aptos"/>
        </w:rPr>
        <w:t xml:space="preserve">Na een </w:t>
      </w:r>
      <w:del w:author="Saskia Schoefs" w:date="2025-10-07T07:00:00Z" w:id="342">
        <w:r w:rsidRPr="0343D3C3" w:rsidDel="67FD70CF">
          <w:rPr>
            <w:rFonts w:ascii="Aptos" w:hAnsi="Aptos" w:eastAsia="Aptos" w:cs="Aptos"/>
          </w:rPr>
          <w:delText>doorg</w:delText>
        </w:r>
      </w:del>
      <w:r w:rsidRPr="0343D3C3">
        <w:rPr>
          <w:rFonts w:ascii="Aptos" w:hAnsi="Aptos" w:eastAsia="Aptos" w:cs="Aptos"/>
        </w:rPr>
        <w:t xml:space="preserve">rondig onderzoek blijkt het dat er iets mis liep </w:t>
      </w:r>
      <w:ins w:author="Saskia Schoefs" w:date="2025-10-07T07:00:00Z" w:id="343">
        <w:r w:rsidRPr="0343D3C3" w:rsidR="6BEA8F7B">
          <w:rPr>
            <w:rFonts w:ascii="Aptos" w:hAnsi="Aptos" w:eastAsia="Aptos" w:cs="Aptos"/>
          </w:rPr>
          <w:t xml:space="preserve">mislopen = 1 woord, duis misliep: zoek dit op via </w:t>
        </w:r>
        <w:r>
          <w:fldChar w:fldCharType="begin"/>
        </w:r>
        <w:r>
          <w:instrText xml:space="preserve">HYPERLINK "http://woordenlijst.org" </w:instrText>
        </w:r>
        <w:r>
          <w:fldChar w:fldCharType="separate"/>
        </w:r>
        <w:r w:rsidRPr="0343D3C3" w:rsidR="6BEA8F7B">
          <w:rPr>
            <w:rStyle w:val="Hyperlink"/>
            <w:rFonts w:ascii="Aptos" w:hAnsi="Aptos" w:eastAsia="Aptos" w:cs="Aptos"/>
          </w:rPr>
          <w:t>http://woordenlijst.org</w:t>
        </w:r>
        <w:r>
          <w:fldChar w:fldCharType="end"/>
        </w:r>
        <w:r w:rsidRPr="0343D3C3" w:rsidR="6BEA8F7B">
          <w:rPr>
            <w:rFonts w:ascii="Aptos" w:hAnsi="Aptos" w:eastAsia="Aptos" w:cs="Aptos"/>
          </w:rPr>
          <w:t xml:space="preserve"> </w:t>
        </w:r>
      </w:ins>
      <w:r w:rsidRPr="0343D3C3">
        <w:rPr>
          <w:rFonts w:ascii="Aptos" w:hAnsi="Aptos" w:eastAsia="Aptos" w:cs="Aptos"/>
        </w:rPr>
        <w:t>tijdens de kwaliteitsinspectie van onze artikelen. Alvast onze excuses als bedrijf voor het ongema</w:t>
      </w:r>
      <w:r w:rsidRPr="0343D3C3">
        <w:rPr>
          <w:rFonts w:ascii="Aptos" w:hAnsi="Aptos" w:eastAsia="Aptos" w:cs="Aptos"/>
          <w:highlight w:val="cyan"/>
          <w:rPrChange w:author="Saskia Schoefs" w:date="2025-10-07T07:01:00Z" w:id="344">
            <w:rPr>
              <w:rFonts w:ascii="Aptos" w:hAnsi="Aptos" w:eastAsia="Aptos" w:cs="Aptos"/>
            </w:rPr>
          </w:rPrChange>
        </w:rPr>
        <w:t>k, di</w:t>
      </w:r>
      <w:r w:rsidRPr="0343D3C3">
        <w:rPr>
          <w:rFonts w:ascii="Aptos" w:hAnsi="Aptos" w:eastAsia="Aptos" w:cs="Aptos"/>
        </w:rPr>
        <w:t xml:space="preserve">t </w:t>
      </w:r>
      <w:ins w:author="Saskia Schoefs" w:date="2025-10-07T07:01:00Z" w:id="345">
        <w:r w:rsidRPr="0343D3C3" w:rsidR="0EFEC87D">
          <w:rPr>
            <w:rFonts w:ascii="Aptos" w:hAnsi="Aptos" w:eastAsia="Aptos" w:cs="Aptos"/>
          </w:rPr>
          <w:t xml:space="preserve">hier liever ander leesteken (; of nieuwe zin starten) </w:t>
        </w:r>
      </w:ins>
      <w:r w:rsidRPr="0343D3C3">
        <w:rPr>
          <w:rFonts w:ascii="Aptos" w:hAnsi="Aptos" w:eastAsia="Aptos" w:cs="Aptos"/>
        </w:rPr>
        <w:t xml:space="preserve">had zeker niet mogen gebeuren. </w:t>
      </w:r>
    </w:p>
    <w:p w:rsidR="67FD70CF" w:rsidP="728B64E1" w:rsidRDefault="67FD70CF" w14:paraId="63893CEB" w14:textId="4B4794F8">
      <w:pPr>
        <w:spacing w:before="240" w:after="240"/>
        <w:rPr>
          <w:rFonts w:ascii="Aptos" w:hAnsi="Aptos" w:eastAsia="Aptos" w:cs="Aptos"/>
        </w:rPr>
      </w:pPr>
      <w:r w:rsidRPr="728B64E1">
        <w:rPr>
          <w:rFonts w:ascii="Aptos" w:hAnsi="Aptos" w:eastAsia="Aptos" w:cs="Aptos"/>
        </w:rPr>
        <w:t xml:space="preserve">Een nieuwe levering spaghettisaus zal zo snel mogelijk </w:t>
      </w:r>
      <w:ins w:author="Saskia Schoefs" w:date="2025-10-07T07:01:00Z" w:id="346">
        <w:r w:rsidRPr="728B64E1" w:rsidR="798F01B5">
          <w:rPr>
            <w:rFonts w:ascii="Aptos" w:hAnsi="Aptos" w:eastAsia="Aptos" w:cs="Aptos"/>
          </w:rPr>
          <w:t xml:space="preserve">gratis </w:t>
        </w:r>
      </w:ins>
      <w:r w:rsidRPr="728B64E1">
        <w:rPr>
          <w:rFonts w:ascii="Aptos" w:hAnsi="Aptos" w:eastAsia="Aptos" w:cs="Aptos"/>
        </w:rPr>
        <w:t>opgestuurd worden. Ook zouden we u graag een assortiment van andere sau</w:t>
      </w:r>
      <w:r w:rsidRPr="728B64E1" w:rsidR="331714F5">
        <w:rPr>
          <w:rFonts w:ascii="Aptos" w:hAnsi="Aptos" w:eastAsia="Aptos" w:cs="Aptos"/>
        </w:rPr>
        <w:t>z</w:t>
      </w:r>
      <w:r w:rsidRPr="728B64E1">
        <w:rPr>
          <w:rFonts w:ascii="Aptos" w:hAnsi="Aptos" w:eastAsia="Aptos" w:cs="Aptos"/>
        </w:rPr>
        <w:t xml:space="preserve">en willen aanbieden als vergoeding indien u dit </w:t>
      </w:r>
      <w:r w:rsidRPr="728B64E1">
        <w:rPr>
          <w:rFonts w:ascii="Aptos" w:hAnsi="Aptos" w:eastAsia="Aptos" w:cs="Aptos"/>
          <w:highlight w:val="cyan"/>
          <w:rPrChange w:author="Saskia Schoefs" w:date="2025-10-07T07:01:00Z" w:id="347">
            <w:rPr>
              <w:rFonts w:ascii="Aptos" w:hAnsi="Aptos" w:eastAsia="Aptos" w:cs="Aptos"/>
            </w:rPr>
          </w:rPrChange>
        </w:rPr>
        <w:t>oke</w:t>
      </w:r>
      <w:r w:rsidRPr="728B64E1">
        <w:rPr>
          <w:rFonts w:ascii="Aptos" w:hAnsi="Aptos" w:eastAsia="Aptos" w:cs="Aptos"/>
        </w:rPr>
        <w:t xml:space="preserve"> vindt. </w:t>
      </w:r>
      <w:ins w:author="Saskia Schoefs" w:date="2025-10-07T07:02:00Z" w:id="348">
        <w:r w:rsidRPr="728B64E1" w:rsidR="6BAED59B">
          <w:rPr>
            <w:rFonts w:ascii="Aptos" w:hAnsi="Aptos" w:eastAsia="Aptos" w:cs="Aptos"/>
          </w:rPr>
          <w:t xml:space="preserve">  of: We hopen dat deze oplossing ...</w:t>
        </w:r>
      </w:ins>
    </w:p>
    <w:p w:rsidR="67FD70CF" w:rsidP="0343D3C3" w:rsidRDefault="67FD70CF" w14:paraId="288979E9" w14:textId="04892800">
      <w:pPr>
        <w:spacing w:before="240" w:after="240"/>
      </w:pPr>
      <w:r w:rsidRPr="0343D3C3">
        <w:rPr>
          <w:rFonts w:ascii="Aptos" w:hAnsi="Aptos" w:eastAsia="Aptos" w:cs="Aptos"/>
        </w:rPr>
        <w:t>Nanu-Food-Gmbh dankt u voor uw geduld</w:t>
      </w:r>
      <w:r w:rsidRPr="0343D3C3">
        <w:rPr>
          <w:rFonts w:ascii="Aptos" w:hAnsi="Aptos" w:eastAsia="Aptos" w:cs="Aptos"/>
          <w:highlight w:val="cyan"/>
          <w:rPrChange w:author="Saskia Schoefs" w:date="2025-10-07T07:01:00Z" w:id="349">
            <w:rPr>
              <w:rFonts w:ascii="Aptos" w:hAnsi="Aptos" w:eastAsia="Aptos" w:cs="Aptos"/>
            </w:rPr>
          </w:rPrChange>
        </w:rPr>
        <w:t>, u</w:t>
      </w:r>
      <w:ins w:author="Saskia Schoefs" w:date="2025-10-07T07:01:00Z" w:id="350">
        <w:r w:rsidRPr="0343D3C3" w:rsidR="5F194879">
          <w:rPr>
            <w:rFonts w:ascii="Aptos" w:hAnsi="Aptos" w:eastAsia="Aptos" w:cs="Aptos"/>
            <w:highlight w:val="cyan"/>
          </w:rPr>
          <w:t xml:space="preserve"> idem: komma te zwak hier</w:t>
        </w:r>
      </w:ins>
      <w:r w:rsidRPr="0343D3C3">
        <w:rPr>
          <w:rFonts w:ascii="Aptos" w:hAnsi="Aptos" w:eastAsia="Aptos" w:cs="Aptos"/>
        </w:rPr>
        <w:t xml:space="preserve"> mag ons altijd contacteren indien u nog vragen heeft.</w:t>
      </w:r>
    </w:p>
    <w:p w:rsidR="67FD70CF" w:rsidP="0343D3C3" w:rsidRDefault="67FD70CF" w14:paraId="7CDB80B7" w14:textId="6230576B">
      <w:pPr>
        <w:spacing w:before="240" w:after="240"/>
      </w:pPr>
      <w:r w:rsidRPr="0343D3C3">
        <w:rPr>
          <w:rFonts w:ascii="Aptos" w:hAnsi="Aptos" w:eastAsia="Aptos" w:cs="Aptos"/>
        </w:rPr>
        <w:t>Met vriendelijke groet</w:t>
      </w:r>
    </w:p>
    <w:p w:rsidR="67FD70CF" w:rsidP="0343D3C3" w:rsidRDefault="67FD70CF" w14:paraId="55F7AFD7" w14:textId="10A4F0C2">
      <w:pPr>
        <w:spacing w:before="240" w:after="240"/>
      </w:pPr>
      <w:r w:rsidRPr="0343D3C3">
        <w:rPr>
          <w:rFonts w:ascii="Aptos" w:hAnsi="Aptos" w:eastAsia="Aptos" w:cs="Aptos"/>
        </w:rPr>
        <w:t>Ilayda Sönmez</w:t>
      </w:r>
    </w:p>
    <w:p w:rsidR="67FD70CF" w:rsidP="0343D3C3" w:rsidRDefault="67FD70CF" w14:paraId="16F32D0E" w14:textId="06112191">
      <w:pPr>
        <w:spacing w:before="240" w:after="240"/>
      </w:pPr>
      <w:r w:rsidRPr="0343D3C3">
        <w:rPr>
          <w:rFonts w:ascii="Aptos" w:hAnsi="Aptos" w:eastAsia="Aptos" w:cs="Aptos"/>
        </w:rPr>
        <w:t>Nanu-Food-Gmbh</w:t>
      </w:r>
    </w:p>
    <w:p w:rsidR="67FD70CF" w:rsidP="0343D3C3" w:rsidRDefault="67FD70CF" w14:paraId="533CE942" w14:textId="44194BEA">
      <w:pPr>
        <w:spacing w:before="240" w:after="240"/>
        <w:rPr>
          <w:rFonts w:ascii="Aptos" w:hAnsi="Aptos" w:eastAsia="Aptos" w:cs="Aptos"/>
        </w:rPr>
      </w:pPr>
      <w:r w:rsidRPr="0343D3C3">
        <w:rPr>
          <w:rFonts w:ascii="Aptos" w:hAnsi="Aptos" w:eastAsia="Aptos" w:cs="Aptos"/>
        </w:rPr>
        <w:t>Medewerkster Klantenservice</w:t>
      </w:r>
      <w:ins w:author="Saskia Schoefs" w:date="2025-10-07T07:01:00Z" w:id="351">
        <w:r w:rsidRPr="0343D3C3" w:rsidR="6111D4FE">
          <w:rPr>
            <w:rFonts w:ascii="Aptos" w:hAnsi="Aptos" w:eastAsia="Aptos" w:cs="Aptos"/>
          </w:rPr>
          <w:t xml:space="preserve"> dit komt boven de bedrijfsnaam</w:t>
        </w:r>
      </w:ins>
    </w:p>
    <w:p w:rsidR="0343D3C3" w:rsidP="0343D3C3" w:rsidRDefault="0343D3C3" w14:paraId="1D97FD0B" w14:textId="4A3E80CA">
      <w:pPr>
        <w:pStyle w:val="NoSpacing"/>
      </w:pPr>
    </w:p>
    <w:p w:rsidR="53065242" w:rsidP="53065242" w:rsidRDefault="53065242" w14:paraId="172C61FB" w14:textId="275554A1">
      <w:pPr>
        <w:pStyle w:val="NoSpacing"/>
      </w:pPr>
    </w:p>
    <w:p w:rsidR="53065242" w:rsidP="53065242" w:rsidRDefault="53065242" w14:paraId="67A2EFC6" w14:textId="66213230">
      <w:pPr>
        <w:pStyle w:val="NoSpacing"/>
      </w:pPr>
    </w:p>
    <w:p w:rsidR="53065242" w:rsidP="53065242" w:rsidRDefault="53065242" w14:paraId="5942FE29" w14:textId="5314F341">
      <w:pPr>
        <w:pStyle w:val="NoSpacing"/>
      </w:pPr>
    </w:p>
    <w:p w:rsidR="53065242" w:rsidP="53065242" w:rsidRDefault="53065242" w14:paraId="26B4D0AF" w14:textId="3D11DD6B">
      <w:pPr>
        <w:pStyle w:val="NoSpacing"/>
      </w:pPr>
    </w:p>
    <w:p w:rsidR="53065242" w:rsidP="53065242" w:rsidRDefault="53065242" w14:paraId="5D9510A1" w14:textId="204D8730">
      <w:pPr>
        <w:pStyle w:val="NoSpacing"/>
      </w:pPr>
    </w:p>
    <w:p w:rsidR="53065242" w:rsidP="53065242" w:rsidRDefault="53065242" w14:paraId="6A23BE89" w14:textId="3A53E863">
      <w:pPr>
        <w:pStyle w:val="NoSpacing"/>
      </w:pPr>
    </w:p>
    <w:p w:rsidR="53065242" w:rsidP="53065242" w:rsidRDefault="53065242" w14:paraId="65601200" w14:textId="2F0F2116">
      <w:pPr>
        <w:pStyle w:val="NoSpacing"/>
      </w:pPr>
    </w:p>
    <w:p w:rsidR="53065242" w:rsidP="53065242" w:rsidRDefault="53065242" w14:paraId="4B2BDA8C" w14:textId="4582C10E">
      <w:pPr>
        <w:pStyle w:val="NoSpacing"/>
      </w:pPr>
    </w:p>
    <w:p w:rsidR="53065242" w:rsidP="53065242" w:rsidRDefault="53065242" w14:paraId="5C050163" w14:textId="56A9920E">
      <w:pPr>
        <w:pStyle w:val="NoSpacing"/>
      </w:pPr>
    </w:p>
    <w:p w:rsidR="53065242" w:rsidP="53065242" w:rsidRDefault="53065242" w14:paraId="6B0E61F2" w14:textId="4B93D95D">
      <w:pPr>
        <w:pStyle w:val="NoSpacing"/>
      </w:pPr>
    </w:p>
    <w:p w:rsidR="53065242" w:rsidP="53065242" w:rsidRDefault="53065242" w14:paraId="7F932A45" w14:textId="340CCF8F">
      <w:pPr>
        <w:pStyle w:val="NoSpacing"/>
      </w:pPr>
    </w:p>
    <w:p w:rsidR="53065242" w:rsidP="53065242" w:rsidRDefault="53065242" w14:paraId="4B92F94C" w14:textId="3149D886">
      <w:pPr>
        <w:pStyle w:val="NoSpacing"/>
      </w:pPr>
    </w:p>
    <w:p w:rsidR="53065242" w:rsidP="53065242" w:rsidRDefault="53065242" w14:paraId="2EE4DF48" w14:textId="0405686F">
      <w:pPr>
        <w:pStyle w:val="NoSpacing"/>
      </w:pPr>
    </w:p>
    <w:p w:rsidR="53065242" w:rsidP="53065242" w:rsidRDefault="53065242" w14:paraId="15A8F531" w14:textId="25688DDA">
      <w:pPr>
        <w:pStyle w:val="NoSpacing"/>
      </w:pPr>
    </w:p>
    <w:p w:rsidR="268DD36A" w:rsidP="53065242" w:rsidRDefault="268DD36A" w14:paraId="335CCD12" w14:textId="33F59367">
      <w:pPr>
        <w:pStyle w:val="NoSpacing"/>
        <w:rPr>
          <w:b w:val="1"/>
          <w:bCs w:val="1"/>
        </w:rPr>
      </w:pPr>
      <w:r w:rsidRPr="53065242" w:rsidR="268DD36A">
        <w:rPr>
          <w:b w:val="1"/>
          <w:bCs w:val="1"/>
        </w:rPr>
        <w:t>Ilyas Cakici</w:t>
      </w:r>
    </w:p>
    <w:p w:rsidR="53065242" w:rsidP="53065242" w:rsidRDefault="53065242" w14:paraId="23A8BA36" w14:textId="133886E6">
      <w:pPr>
        <w:pStyle w:val="NoSpacing"/>
        <w:rPr>
          <w:ins w:author="Saskia Schoefs" w:date="2025-10-09T19:03:19.368Z" w16du:dateUtc="2025-10-09T19:03:19.368Z" w:id="1494966125"/>
          <w:b w:val="0"/>
          <w:bCs w:val="0"/>
        </w:rPr>
      </w:pPr>
    </w:p>
    <w:p w:rsidR="5D2C4611" w:rsidP="53065242" w:rsidRDefault="5D2C4611" w14:paraId="2126426F" w14:textId="0185D28B">
      <w:pPr>
        <w:pStyle w:val="NoSpacing"/>
        <w:rPr>
          <w:ins w:author="Saskia Schoefs" w:date="2025-10-09T19:03:25.048Z" w16du:dateUtc="2025-10-09T19:03:25.048Z" w:id="1291018892"/>
          <w:b w:val="0"/>
          <w:bCs w:val="0"/>
        </w:rPr>
      </w:pPr>
      <w:ins w:author="Saskia Schoefs" w:date="2025-10-09T19:03:24.345Z" w:id="1525207485">
        <w:r w:rsidR="5D2C4611">
          <w:rPr>
            <w:b w:val="0"/>
            <w:bCs w:val="0"/>
          </w:rPr>
          <w:t>Onderwerpsregel?</w:t>
        </w:r>
      </w:ins>
    </w:p>
    <w:p w:rsidR="53065242" w:rsidP="53065242" w:rsidRDefault="53065242" w14:paraId="3A07DE9B" w14:textId="14927451">
      <w:pPr>
        <w:pStyle w:val="NoSpacing"/>
        <w:rPr>
          <w:b w:val="0"/>
          <w:bCs w:val="0"/>
        </w:rPr>
      </w:pPr>
    </w:p>
    <w:p w:rsidR="5CDB03E3" w:rsidP="53065242" w:rsidRDefault="5CDB03E3" w14:paraId="4B9FC439" w14:textId="100F5F1C">
      <w:pPr>
        <w:pStyle w:val="NoSpacing"/>
        <w:rPr>
          <w:b w:val="0"/>
          <w:bCs w:val="0"/>
        </w:rPr>
      </w:pPr>
      <w:r w:rsidR="5CDB03E3">
        <w:rPr>
          <w:b w:val="0"/>
          <w:bCs w:val="0"/>
        </w:rPr>
        <w:t>Geachte mevrouw Vandyck</w:t>
      </w:r>
    </w:p>
    <w:p w:rsidR="5CDB03E3" w:rsidP="53065242" w:rsidRDefault="5CDB03E3" w14:paraId="2516678C" w14:textId="74829225">
      <w:pPr>
        <w:pStyle w:val="NoSpacing"/>
      </w:pPr>
    </w:p>
    <w:p w:rsidR="5CDB03E3" w:rsidP="53065242" w:rsidRDefault="5CDB03E3" w14:paraId="3FD31F0E" w14:textId="69619CB1">
      <w:pPr>
        <w:pStyle w:val="NoSpacing"/>
        <w:rPr>
          <w:b w:val="0"/>
          <w:bCs w:val="0"/>
        </w:rPr>
      </w:pPr>
      <w:r w:rsidR="5CDB03E3">
        <w:rPr>
          <w:b w:val="0"/>
          <w:bCs w:val="0"/>
        </w:rPr>
        <w:t xml:space="preserve">Bedankt voor uw feedback op onze spaghettisaus. Ik heb de klacht nagekeken </w:t>
      </w:r>
      <w:r>
        <w:tab/>
      </w:r>
      <w:r w:rsidR="5CDB03E3">
        <w:rPr>
          <w:b w:val="0"/>
          <w:bCs w:val="0"/>
        </w:rPr>
        <w:t>en w</w:t>
      </w:r>
      <w:r w:rsidR="22F18B78">
        <w:rPr>
          <w:b w:val="0"/>
          <w:bCs w:val="0"/>
        </w:rPr>
        <w:t>e zijn tot een conclusie gekomen dat er inderdaad een fout is gebeurd.</w:t>
      </w:r>
      <w:r w:rsidR="2C4B9450">
        <w:rPr>
          <w:b w:val="0"/>
          <w:bCs w:val="0"/>
        </w:rPr>
        <w:t xml:space="preserve"> Ik </w:t>
      </w:r>
      <w:r>
        <w:tab/>
      </w:r>
      <w:r w:rsidR="2C4B9450">
        <w:rPr>
          <w:b w:val="0"/>
          <w:bCs w:val="0"/>
        </w:rPr>
        <w:t xml:space="preserve">bied namens </w:t>
      </w:r>
      <w:r w:rsidR="2C4B9450">
        <w:rPr>
          <w:b w:val="0"/>
          <w:bCs w:val="0"/>
        </w:rPr>
        <w:t>Nanu</w:t>
      </w:r>
      <w:r w:rsidR="2C4B9450">
        <w:rPr>
          <w:b w:val="0"/>
          <w:bCs w:val="0"/>
        </w:rPr>
        <w:t>-Food-</w:t>
      </w:r>
      <w:r w:rsidR="2C4B9450">
        <w:rPr>
          <w:b w:val="0"/>
          <w:bCs w:val="0"/>
        </w:rPr>
        <w:t>Gmbh</w:t>
      </w:r>
      <w:r w:rsidR="2C4B9450">
        <w:rPr>
          <w:b w:val="0"/>
          <w:bCs w:val="0"/>
        </w:rPr>
        <w:t xml:space="preserve"> onze excuses aan en we doen er alles aan om </w:t>
      </w:r>
      <w:r>
        <w:tab/>
      </w:r>
      <w:r w:rsidR="2C4B9450">
        <w:rPr>
          <w:b w:val="0"/>
          <w:bCs w:val="0"/>
        </w:rPr>
        <w:t xml:space="preserve">soortgelijke fouten in </w:t>
      </w:r>
      <w:r w:rsidR="4550E7BC">
        <w:rPr>
          <w:b w:val="0"/>
          <w:bCs w:val="0"/>
        </w:rPr>
        <w:t>de toekomst te voorkomen</w:t>
      </w:r>
      <w:r w:rsidR="3680699B">
        <w:rPr>
          <w:b w:val="0"/>
          <w:bCs w:val="0"/>
        </w:rPr>
        <w:t>.</w:t>
      </w:r>
    </w:p>
    <w:p w:rsidR="3680699B" w:rsidP="53065242" w:rsidRDefault="3680699B" w14:paraId="2A2E3D30" w14:textId="5FC2F742">
      <w:pPr>
        <w:pStyle w:val="NoSpacing"/>
      </w:pPr>
    </w:p>
    <w:p w:rsidR="3680699B" w:rsidP="53065242" w:rsidRDefault="3680699B" w14:paraId="228310E9" w14:textId="0512ACAC">
      <w:pPr>
        <w:pStyle w:val="NoSpacing"/>
        <w:rPr>
          <w:b w:val="0"/>
          <w:bCs w:val="0"/>
        </w:rPr>
      </w:pPr>
      <w:r w:rsidR="169B8864">
        <w:rPr>
          <w:b w:val="0"/>
          <w:bCs w:val="0"/>
        </w:rPr>
        <w:t>We sturen zo spoedig mogelijk een nieuwe levering spaghettisaus en t</w:t>
      </w:r>
      <w:r w:rsidR="3680699B">
        <w:rPr>
          <w:b w:val="0"/>
          <w:bCs w:val="0"/>
        </w:rPr>
        <w:t xml:space="preserve">er </w:t>
      </w:r>
      <w:r>
        <w:tab/>
      </w:r>
      <w:r>
        <w:tab/>
      </w:r>
      <w:r w:rsidR="3680699B">
        <w:rPr>
          <w:b w:val="0"/>
          <w:bCs w:val="0"/>
        </w:rPr>
        <w:t xml:space="preserve">compensatie </w:t>
      </w:r>
      <w:r w:rsidR="63A425C5">
        <w:rPr>
          <w:b w:val="0"/>
          <w:bCs w:val="0"/>
        </w:rPr>
        <w:t xml:space="preserve">kan ik u een serie van andere sauzen </w:t>
      </w:r>
      <w:r w:rsidR="1B9E5C26">
        <w:rPr>
          <w:b w:val="0"/>
          <w:bCs w:val="0"/>
        </w:rPr>
        <w:t>erbij zetten.</w:t>
      </w:r>
      <w:r w:rsidR="63A425C5">
        <w:rPr>
          <w:b w:val="0"/>
          <w:bCs w:val="0"/>
        </w:rPr>
        <w:t xml:space="preserve"> </w:t>
      </w:r>
      <w:r w:rsidR="78099924">
        <w:rPr>
          <w:b w:val="0"/>
          <w:bCs w:val="0"/>
        </w:rPr>
        <w:t xml:space="preserve">We hopen dat u </w:t>
      </w:r>
      <w:r>
        <w:tab/>
      </w:r>
      <w:r w:rsidR="78099924">
        <w:rPr>
          <w:b w:val="0"/>
          <w:bCs w:val="0"/>
        </w:rPr>
        <w:t>tevreden bent met deze oplossing.</w:t>
      </w:r>
    </w:p>
    <w:p w:rsidR="53065242" w:rsidP="53065242" w:rsidRDefault="53065242" w14:paraId="1ECAF0F8" w14:textId="4C0224AD">
      <w:pPr>
        <w:pStyle w:val="NoSpacing"/>
        <w:rPr>
          <w:b w:val="0"/>
          <w:bCs w:val="0"/>
        </w:rPr>
      </w:pPr>
    </w:p>
    <w:p w:rsidR="78099924" w:rsidP="53065242" w:rsidRDefault="78099924" w14:paraId="4B66470D" w14:textId="40EE5679">
      <w:pPr>
        <w:pStyle w:val="NoSpacing"/>
        <w:ind w:firstLine="708"/>
        <w:rPr>
          <w:b w:val="0"/>
          <w:bCs w:val="0"/>
        </w:rPr>
      </w:pPr>
      <w:r w:rsidR="78099924">
        <w:rPr>
          <w:b w:val="0"/>
          <w:bCs w:val="0"/>
        </w:rPr>
        <w:t>Indien</w:t>
      </w:r>
      <w:r w:rsidR="78099924">
        <w:rPr>
          <w:b w:val="0"/>
          <w:bCs w:val="0"/>
        </w:rPr>
        <w:t xml:space="preserve"> er verdere vragen zijn kan u altijd contact met ons opnem</w:t>
      </w:r>
      <w:r w:rsidRPr="53065242" w:rsidR="78099924">
        <w:rPr>
          <w:b w:val="0"/>
          <w:bCs w:val="0"/>
          <w:highlight w:val="cyan"/>
        </w:rPr>
        <w:t>en, we</w:t>
      </w:r>
      <w:r w:rsidR="78099924">
        <w:rPr>
          <w:b w:val="0"/>
          <w:bCs w:val="0"/>
        </w:rPr>
        <w:t xml:space="preserve"> </w:t>
      </w:r>
      <w:r w:rsidR="713CC6B5">
        <w:rPr>
          <w:b w:val="0"/>
          <w:bCs w:val="0"/>
        </w:rPr>
        <w:t xml:space="preserve"> </w:t>
      </w:r>
      <w:ins w:author="Saskia Schoefs" w:date="2025-10-09T19:03:46.009Z" w:id="1813679129">
        <w:r w:rsidR="2CB83741">
          <w:rPr>
            <w:b w:val="0"/>
            <w:bCs w:val="0"/>
          </w:rPr>
          <w:t xml:space="preserve">slechte zinsovergang ==&gt; kies ander leesteken </w:t>
        </w:r>
      </w:ins>
      <w:r w:rsidR="78099924">
        <w:rPr>
          <w:b w:val="0"/>
          <w:bCs w:val="0"/>
        </w:rPr>
        <w:t xml:space="preserve">doen ons </w:t>
      </w:r>
      <w:r>
        <w:tab/>
      </w:r>
      <w:r w:rsidR="78099924">
        <w:rPr>
          <w:b w:val="0"/>
          <w:bCs w:val="0"/>
        </w:rPr>
        <w:t>best voor iedereen zo spoedig mogelijk te kunnen helpen.</w:t>
      </w:r>
    </w:p>
    <w:p w:rsidR="53065242" w:rsidP="53065242" w:rsidRDefault="53065242" w14:paraId="26195BEF" w14:textId="4091165C">
      <w:pPr>
        <w:pStyle w:val="NoSpacing"/>
        <w:ind w:firstLine="0"/>
        <w:rPr>
          <w:ins w:author="Saskia Schoefs" w:date="2025-10-09T19:03:55.088Z" w16du:dateUtc="2025-10-09T19:03:55.088Z" w:id="545588863"/>
          <w:b w:val="0"/>
          <w:bCs w:val="0"/>
        </w:rPr>
        <w:pPrChange w:author="Saskia Schoefs" w:date="2025-10-09T19:03:54.648Z">
          <w:pPr>
            <w:pStyle w:val="NoSpacing"/>
            <w:ind w:firstLine="708"/>
          </w:pPr>
        </w:pPrChange>
      </w:pPr>
    </w:p>
    <w:p w:rsidR="3CF69C38" w:rsidP="53065242" w:rsidRDefault="3CF69C38" w14:paraId="6DF73C34" w14:textId="2ECEAB6F">
      <w:pPr>
        <w:pStyle w:val="NoSpacing"/>
        <w:ind w:firstLine="0"/>
        <w:rPr>
          <w:ins w:author="Saskia Schoefs" w:date="2025-10-09T19:04:04.907Z" w16du:dateUtc="2025-10-09T19:04:04.907Z" w:id="182211405"/>
          <w:b w:val="0"/>
          <w:bCs w:val="0"/>
        </w:rPr>
      </w:pPr>
      <w:ins w:author="Saskia Schoefs" w:date="2025-10-09T19:03:59.942Z" w:id="635329760">
        <w:r w:rsidR="3CF69C38">
          <w:rPr>
            <w:b w:val="0"/>
            <w:bCs w:val="0"/>
          </w:rPr>
          <w:t>Heb je hiervoor AI gebruikt? Da</w:t>
        </w:r>
      </w:ins>
      <w:ins w:author="Saskia Schoefs" w:date="2025-10-09T19:04:04.598Z" w:id="1742049115">
        <w:r w:rsidR="3CF69C38">
          <w:rPr>
            <w:b w:val="0"/>
            <w:bCs w:val="0"/>
          </w:rPr>
          <w:t>t was (nog) niet de bedoeling.</w:t>
        </w:r>
      </w:ins>
    </w:p>
    <w:p w:rsidR="53065242" w:rsidP="53065242" w:rsidRDefault="53065242" w14:paraId="04C51B29" w14:textId="3B74C380">
      <w:pPr>
        <w:pStyle w:val="NoSpacing"/>
        <w:ind w:firstLine="0"/>
        <w:rPr>
          <w:b w:val="0"/>
          <w:bCs w:val="0"/>
        </w:rPr>
      </w:pPr>
    </w:p>
    <w:p w:rsidR="2C5077A7" w:rsidP="53065242" w:rsidRDefault="2C5077A7" w14:paraId="4B8BE7D4" w14:textId="3DAEA7EB">
      <w:pPr>
        <w:pStyle w:val="NoSpacing"/>
        <w:ind w:firstLine="0"/>
        <w:rPr>
          <w:b w:val="0"/>
          <w:bCs w:val="0"/>
        </w:rPr>
      </w:pPr>
      <w:r w:rsidR="2C5077A7">
        <w:rPr>
          <w:b w:val="0"/>
          <w:bCs w:val="0"/>
        </w:rPr>
        <w:t>Met vriendelijke groeten</w:t>
      </w:r>
      <w:r>
        <w:br/>
      </w:r>
      <w:r w:rsidR="4887372D">
        <w:rPr>
          <w:b w:val="0"/>
          <w:bCs w:val="0"/>
        </w:rPr>
        <w:t>Ilyas Cakici</w:t>
      </w:r>
      <w:r>
        <w:br/>
      </w:r>
      <w:r w:rsidR="507433A6">
        <w:rPr>
          <w:b w:val="0"/>
          <w:bCs w:val="0"/>
        </w:rPr>
        <w:t>Medewerker klantenservice</w:t>
      </w:r>
      <w:r>
        <w:br/>
      </w:r>
      <w:r w:rsidR="3D3DA6E2">
        <w:rPr>
          <w:b w:val="0"/>
          <w:bCs w:val="0"/>
        </w:rPr>
        <w:t>Nanu-Food-</w:t>
      </w:r>
      <w:r w:rsidR="3D3DA6E2">
        <w:rPr>
          <w:b w:val="0"/>
          <w:bCs w:val="0"/>
        </w:rPr>
        <w:t>Gmbh</w:t>
      </w:r>
    </w:p>
    <w:p w:rsidR="3D3DA6E2" w:rsidP="53065242" w:rsidRDefault="3D3DA6E2" w14:paraId="4949107D" w14:textId="035141C2">
      <w:pPr>
        <w:pStyle w:val="NoSpacing"/>
        <w:ind w:firstLine="0"/>
        <w:rPr>
          <w:b w:val="0"/>
          <w:bCs w:val="0"/>
        </w:rPr>
      </w:pPr>
      <w:r w:rsidR="3D3DA6E2">
        <w:rPr>
          <w:b w:val="0"/>
          <w:bCs w:val="0"/>
        </w:rPr>
        <w:t xml:space="preserve">--------------------------------------------------------------------------------------------------------------Geachte mevrouw </w:t>
      </w:r>
      <w:r w:rsidR="7966C573">
        <w:rPr>
          <w:b w:val="0"/>
          <w:bCs w:val="0"/>
        </w:rPr>
        <w:t>Verspikken</w:t>
      </w:r>
    </w:p>
    <w:p w:rsidR="53065242" w:rsidP="53065242" w:rsidRDefault="53065242" w14:paraId="6E3A63EC" w14:textId="3C7EA4AE">
      <w:pPr>
        <w:pStyle w:val="NoSpacing"/>
        <w:ind w:firstLine="0"/>
        <w:rPr>
          <w:b w:val="0"/>
          <w:bCs w:val="0"/>
        </w:rPr>
      </w:pPr>
    </w:p>
    <w:p w:rsidR="7966C573" w:rsidP="53065242" w:rsidRDefault="7966C573" w14:paraId="03BFC279" w14:textId="63B235D9">
      <w:pPr>
        <w:pStyle w:val="NoSpacing"/>
        <w:ind w:firstLine="0"/>
        <w:rPr>
          <w:b w:val="0"/>
          <w:bCs w:val="0"/>
        </w:rPr>
      </w:pPr>
      <w:r w:rsidR="7966C573">
        <w:rPr>
          <w:b w:val="0"/>
          <w:bCs w:val="0"/>
        </w:rPr>
        <w:t xml:space="preserve">Bedankt voor uw feedback over de levering. </w:t>
      </w:r>
      <w:r w:rsidR="14305CB1">
        <w:rPr>
          <w:b w:val="0"/>
          <w:bCs w:val="0"/>
        </w:rPr>
        <w:t xml:space="preserve"> U hebt ons om een tegemoetkoming </w:t>
      </w:r>
      <w:r>
        <w:tab/>
      </w:r>
      <w:r w:rsidR="1053CFE9">
        <w:rPr>
          <w:b w:val="0"/>
          <w:bCs w:val="0"/>
        </w:rPr>
        <w:t xml:space="preserve"> </w:t>
      </w:r>
      <w:r w:rsidR="14305CB1">
        <w:rPr>
          <w:b w:val="0"/>
          <w:bCs w:val="0"/>
        </w:rPr>
        <w:t>gevraagd omdat de dame</w:t>
      </w:r>
      <w:r w:rsidR="61118152">
        <w:rPr>
          <w:b w:val="0"/>
          <w:bCs w:val="0"/>
        </w:rPr>
        <w:t>s</w:t>
      </w:r>
      <w:r w:rsidR="4EFF596A">
        <w:rPr>
          <w:b w:val="0"/>
          <w:bCs w:val="0"/>
        </w:rPr>
        <w:t>j</w:t>
      </w:r>
      <w:r w:rsidR="14305CB1">
        <w:rPr>
          <w:b w:val="0"/>
          <w:bCs w:val="0"/>
        </w:rPr>
        <w:t>as vijf dagen te laat geleverd w</w:t>
      </w:r>
      <w:r w:rsidR="56E94C5C">
        <w:rPr>
          <w:b w:val="0"/>
          <w:bCs w:val="0"/>
        </w:rPr>
        <w:t>erd</w:t>
      </w:r>
      <w:r w:rsidR="14305CB1">
        <w:rPr>
          <w:b w:val="0"/>
          <w:bCs w:val="0"/>
        </w:rPr>
        <w:t xml:space="preserve">. Bij het plaatsen </w:t>
      </w:r>
      <w:r>
        <w:tab/>
      </w:r>
      <w:r w:rsidR="14305CB1">
        <w:rPr>
          <w:b w:val="0"/>
          <w:bCs w:val="0"/>
        </w:rPr>
        <w:t xml:space="preserve">van </w:t>
      </w:r>
      <w:r w:rsidR="2C00589F">
        <w:rPr>
          <w:b w:val="0"/>
          <w:bCs w:val="0"/>
        </w:rPr>
        <w:t xml:space="preserve">de bestelling heeft u echter een mail ontvangen waarin vermeld stond dat </w:t>
      </w:r>
      <w:r>
        <w:tab/>
      </w:r>
      <w:r w:rsidR="2C00589F">
        <w:rPr>
          <w:b w:val="0"/>
          <w:bCs w:val="0"/>
        </w:rPr>
        <w:t xml:space="preserve">het artikel niet op voorraad was en dat u de </w:t>
      </w:r>
      <w:r w:rsidR="73CFCC84">
        <w:rPr>
          <w:b w:val="0"/>
          <w:bCs w:val="0"/>
        </w:rPr>
        <w:t>mogelijkheid</w:t>
      </w:r>
      <w:r w:rsidR="2C00589F">
        <w:rPr>
          <w:b w:val="0"/>
          <w:bCs w:val="0"/>
        </w:rPr>
        <w:t xml:space="preserve"> had om de bestelling te </w:t>
      </w:r>
      <w:r>
        <w:tab/>
      </w:r>
      <w:r w:rsidR="2C00589F">
        <w:rPr>
          <w:b w:val="0"/>
          <w:bCs w:val="0"/>
        </w:rPr>
        <w:t>annuleren t</w:t>
      </w:r>
      <w:r w:rsidR="0A20D35D">
        <w:rPr>
          <w:b w:val="0"/>
          <w:bCs w:val="0"/>
        </w:rPr>
        <w:t xml:space="preserve">ot drie dagen na </w:t>
      </w:r>
      <w:r w:rsidR="574BB0F9">
        <w:rPr>
          <w:b w:val="0"/>
          <w:bCs w:val="0"/>
        </w:rPr>
        <w:t xml:space="preserve">de besteldatum. </w:t>
      </w:r>
      <w:ins w:author="Saskia Schoefs" w:date="2025-10-09T19:04:25.148Z" w:id="1828359534">
        <w:r w:rsidR="42F52B35">
          <w:rPr>
            <w:b w:val="0"/>
            <w:bCs w:val="0"/>
          </w:rPr>
          <w:t>Deze termijn is intussen voorbij.</w:t>
        </w:r>
      </w:ins>
    </w:p>
    <w:p w:rsidR="7C163386" w:rsidP="53065242" w:rsidRDefault="7C163386" w14:paraId="3C9EC7F6" w14:textId="4E2CAB4D">
      <w:pPr>
        <w:pStyle w:val="NoSpacing"/>
        <w:ind w:firstLine="0"/>
      </w:pPr>
    </w:p>
    <w:p w:rsidR="7C163386" w:rsidP="53065242" w:rsidRDefault="7C163386" w14:paraId="7EDC43F2" w14:textId="255AD18B">
      <w:pPr>
        <w:pStyle w:val="NoSpacing"/>
        <w:ind w:firstLine="0"/>
        <w:rPr>
          <w:b w:val="0"/>
          <w:bCs w:val="0"/>
        </w:rPr>
      </w:pPr>
      <w:r w:rsidR="7C163386">
        <w:rPr>
          <w:b w:val="0"/>
          <w:bCs w:val="0"/>
        </w:rPr>
        <w:t xml:space="preserve">Omdat wij bij </w:t>
      </w:r>
      <w:r w:rsidR="7C163386">
        <w:rPr>
          <w:b w:val="0"/>
          <w:bCs w:val="0"/>
        </w:rPr>
        <w:t>BlueTeeth</w:t>
      </w:r>
      <w:r w:rsidR="7C163386">
        <w:rPr>
          <w:b w:val="0"/>
          <w:bCs w:val="0"/>
        </w:rPr>
        <w:t xml:space="preserve"> belang hechten aan de </w:t>
      </w:r>
      <w:r w:rsidR="5BF75399">
        <w:rPr>
          <w:b w:val="0"/>
          <w:bCs w:val="0"/>
        </w:rPr>
        <w:t>tevredenheid</w:t>
      </w:r>
      <w:r w:rsidR="7C163386">
        <w:rPr>
          <w:b w:val="0"/>
          <w:bCs w:val="0"/>
        </w:rPr>
        <w:t xml:space="preserve"> van de klant </w:t>
      </w:r>
      <w:r>
        <w:tab/>
      </w:r>
      <w:r>
        <w:tab/>
      </w:r>
      <w:r w:rsidR="7C163386">
        <w:rPr>
          <w:b w:val="0"/>
          <w:bCs w:val="0"/>
        </w:rPr>
        <w:t xml:space="preserve">bieden wij u een </w:t>
      </w:r>
      <w:r w:rsidR="1C20CDE4">
        <w:rPr>
          <w:b w:val="0"/>
          <w:bCs w:val="0"/>
        </w:rPr>
        <w:t>korting</w:t>
      </w:r>
      <w:r w:rsidR="7C163386">
        <w:rPr>
          <w:b w:val="0"/>
          <w:bCs w:val="0"/>
        </w:rPr>
        <w:t xml:space="preserve"> van 10% op uw volgende </w:t>
      </w:r>
      <w:r w:rsidR="5D3EB6D7">
        <w:rPr>
          <w:b w:val="0"/>
          <w:bCs w:val="0"/>
        </w:rPr>
        <w:t>aankoop</w:t>
      </w:r>
      <w:r w:rsidR="71189D72">
        <w:rPr>
          <w:b w:val="0"/>
          <w:bCs w:val="0"/>
        </w:rPr>
        <w:t xml:space="preserve">. </w:t>
      </w:r>
    </w:p>
    <w:p w:rsidR="53065242" w:rsidP="53065242" w:rsidRDefault="53065242" w14:paraId="1809506D" w14:textId="3BBA55FD">
      <w:pPr>
        <w:pStyle w:val="NoSpacing"/>
        <w:ind w:firstLine="0"/>
        <w:rPr>
          <w:b w:val="0"/>
          <w:bCs w:val="0"/>
        </w:rPr>
      </w:pPr>
    </w:p>
    <w:p w:rsidR="71189D72" w:rsidP="53065242" w:rsidRDefault="71189D72" w14:paraId="1F12D3DD" w14:textId="1113332B">
      <w:pPr>
        <w:pStyle w:val="NoSpacing"/>
        <w:ind w:firstLine="0"/>
        <w:rPr>
          <w:b w:val="0"/>
          <w:bCs w:val="0"/>
        </w:rPr>
      </w:pPr>
      <w:r w:rsidR="71189D72">
        <w:rPr>
          <w:b w:val="0"/>
          <w:bCs w:val="0"/>
        </w:rPr>
        <w:t xml:space="preserve">Bij verdere </w:t>
      </w:r>
      <w:r w:rsidRPr="53065242" w:rsidR="71189D72">
        <w:rPr>
          <w:b w:val="0"/>
          <w:bCs w:val="0"/>
          <w:highlight w:val="yellow"/>
          <w:rPrChange w:author="Saskia Schoefs" w:date="2025-10-09T19:04:34.202Z" w:id="913484738">
            <w:rPr>
              <w:b w:val="0"/>
              <w:bCs w:val="0"/>
            </w:rPr>
          </w:rPrChange>
        </w:rPr>
        <w:t>vagen</w:t>
      </w:r>
      <w:r w:rsidR="71189D72">
        <w:rPr>
          <w:b w:val="0"/>
          <w:bCs w:val="0"/>
        </w:rPr>
        <w:t xml:space="preserve"> of problemen kan u altijd contact met ons opnemen.</w:t>
      </w:r>
    </w:p>
    <w:p w:rsidR="53065242" w:rsidP="53065242" w:rsidRDefault="53065242" w14:paraId="1DF9231D" w14:textId="041583D3">
      <w:pPr>
        <w:pStyle w:val="NoSpacing"/>
        <w:ind w:firstLine="0"/>
        <w:rPr>
          <w:b w:val="0"/>
          <w:bCs w:val="0"/>
        </w:rPr>
      </w:pPr>
    </w:p>
    <w:p w:rsidR="71189D72" w:rsidP="53065242" w:rsidRDefault="71189D72" w14:paraId="4E9F94AE" w14:textId="4AFC9401">
      <w:pPr>
        <w:pStyle w:val="NoSpacing"/>
        <w:ind w:firstLine="0"/>
        <w:rPr>
          <w:b w:val="0"/>
          <w:bCs w:val="0"/>
        </w:rPr>
      </w:pPr>
      <w:r w:rsidR="71189D72">
        <w:rPr>
          <w:b w:val="0"/>
          <w:bCs w:val="0"/>
        </w:rPr>
        <w:t xml:space="preserve">Met vriendelijke </w:t>
      </w:r>
      <w:r w:rsidR="71189D72">
        <w:rPr>
          <w:b w:val="0"/>
          <w:bCs w:val="0"/>
        </w:rPr>
        <w:t>groeten</w:t>
      </w:r>
    </w:p>
    <w:p w:rsidR="71189D72" w:rsidP="53065242" w:rsidRDefault="71189D72" w14:paraId="3EB67D0B" w14:textId="221E6EF9">
      <w:pPr>
        <w:pStyle w:val="NoSpacing"/>
        <w:ind w:firstLine="0"/>
        <w:rPr>
          <w:b w:val="0"/>
          <w:bCs w:val="0"/>
        </w:rPr>
      </w:pPr>
      <w:r w:rsidR="71189D72">
        <w:rPr>
          <w:b w:val="0"/>
          <w:bCs w:val="0"/>
        </w:rPr>
        <w:t>Ilyas Cakici</w:t>
      </w:r>
    </w:p>
    <w:p w:rsidR="71189D72" w:rsidP="53065242" w:rsidRDefault="71189D72" w14:paraId="23DD3A43" w14:textId="660ECCDE">
      <w:pPr>
        <w:pStyle w:val="NoSpacing"/>
        <w:ind w:firstLine="0"/>
        <w:rPr>
          <w:b w:val="0"/>
          <w:bCs w:val="0"/>
        </w:rPr>
      </w:pPr>
      <w:r w:rsidR="71189D72">
        <w:rPr>
          <w:b w:val="0"/>
          <w:bCs w:val="0"/>
        </w:rPr>
        <w:t xml:space="preserve">Hoofdverantwoordelijke </w:t>
      </w:r>
      <w:r w:rsidR="71189D72">
        <w:rPr>
          <w:b w:val="0"/>
          <w:bCs w:val="0"/>
        </w:rPr>
        <w:t>klantenservice</w:t>
      </w:r>
    </w:p>
    <w:p w:rsidR="71189D72" w:rsidP="53065242" w:rsidRDefault="71189D72" w14:paraId="719B55AB" w14:textId="3C2BCDC6">
      <w:pPr>
        <w:pStyle w:val="NoSpacing"/>
        <w:ind w:firstLine="0"/>
        <w:rPr>
          <w:ins w:author="Saskia Schoefs" w:date="2025-10-09T19:04:41.638Z" w16du:dateUtc="2025-10-09T19:04:41.638Z" w:id="1509894797"/>
          <w:b w:val="0"/>
          <w:bCs w:val="0"/>
        </w:rPr>
      </w:pPr>
      <w:r w:rsidR="71189D72">
        <w:rPr>
          <w:b w:val="0"/>
          <w:bCs w:val="0"/>
        </w:rPr>
        <w:t>BlueTeeth</w:t>
      </w:r>
    </w:p>
    <w:p w:rsidR="53065242" w:rsidP="53065242" w:rsidRDefault="53065242" w14:paraId="524194FB" w14:textId="3E32D772">
      <w:pPr>
        <w:pStyle w:val="NoSpacing"/>
        <w:ind w:firstLine="0"/>
        <w:rPr>
          <w:ins w:author="Saskia Schoefs" w:date="2025-10-09T19:04:41.858Z" w16du:dateUtc="2025-10-09T19:04:41.858Z" w:id="191267851"/>
          <w:b w:val="0"/>
          <w:bCs w:val="0"/>
        </w:rPr>
      </w:pPr>
    </w:p>
    <w:p w:rsidR="22100FEC" w:rsidP="53065242" w:rsidRDefault="22100FEC" w14:paraId="787E3B4A" w14:textId="5F93E866">
      <w:pPr>
        <w:pStyle w:val="NoSpacing"/>
        <w:ind w:firstLine="0"/>
        <w:rPr>
          <w:b w:val="0"/>
          <w:bCs w:val="0"/>
        </w:rPr>
      </w:pPr>
      <w:ins w:author="Saskia Schoefs" w:date="2025-10-09T19:04:59.832Z" w:id="751844458">
        <w:r w:rsidR="22100FEC">
          <w:rPr>
            <w:b w:val="0"/>
            <w:bCs w:val="0"/>
          </w:rPr>
          <w:t>Idem: is dit met behulp van AI geschreven? Je moet het eerst zélf leren doen</w:t>
        </w:r>
      </w:ins>
      <w:ins w:author="Saskia Schoefs" w:date="2025-10-09T19:05:00.047Z" w:id="1544639913">
        <w:r w:rsidR="22100FEC">
          <w:rPr>
            <w:b w:val="0"/>
            <w:bCs w:val="0"/>
          </w:rPr>
          <w:t>.</w:t>
        </w:r>
      </w:ins>
    </w:p>
    <w:sectPr w:rsidR="0343D3C3">
      <w:headerReference w:type="default" r:id="rId10"/>
      <w:footerReference w:type="default" r:id="rId11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3C97" w:rsidRDefault="001C3C97" w14:paraId="053E4BB1" w14:textId="77777777">
      <w:pPr>
        <w:spacing w:after="0" w:line="240" w:lineRule="auto"/>
      </w:pPr>
      <w:r>
        <w:separator/>
      </w:r>
    </w:p>
  </w:endnote>
  <w:endnote w:type="continuationSeparator" w:id="0">
    <w:p w:rsidR="001C3C97" w:rsidRDefault="001C3C97" w14:paraId="585F5C0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343D3C3" w:rsidTr="0343D3C3" w14:paraId="7348E775" w14:textId="77777777">
      <w:trPr>
        <w:trHeight w:val="300"/>
      </w:trPr>
      <w:tc>
        <w:tcPr>
          <w:tcW w:w="3005" w:type="dxa"/>
        </w:tcPr>
        <w:p w:rsidR="0343D3C3" w:rsidP="0343D3C3" w:rsidRDefault="0343D3C3" w14:paraId="37620DA0" w14:textId="7937097A">
          <w:pPr>
            <w:pStyle w:val="Header"/>
            <w:ind w:left="-115"/>
          </w:pPr>
        </w:p>
      </w:tc>
      <w:tc>
        <w:tcPr>
          <w:tcW w:w="3005" w:type="dxa"/>
        </w:tcPr>
        <w:p w:rsidR="0343D3C3" w:rsidP="0343D3C3" w:rsidRDefault="0343D3C3" w14:paraId="113974BD" w14:textId="17CB2761">
          <w:pPr>
            <w:pStyle w:val="Header"/>
            <w:jc w:val="center"/>
          </w:pPr>
        </w:p>
      </w:tc>
      <w:tc>
        <w:tcPr>
          <w:tcW w:w="3005" w:type="dxa"/>
        </w:tcPr>
        <w:p w:rsidR="0343D3C3" w:rsidP="0343D3C3" w:rsidRDefault="0343D3C3" w14:paraId="0F4ABE2D" w14:textId="1C19743B">
          <w:pPr>
            <w:pStyle w:val="Header"/>
            <w:ind w:right="-115"/>
            <w:jc w:val="right"/>
          </w:pPr>
        </w:p>
      </w:tc>
    </w:tr>
  </w:tbl>
  <w:p w:rsidR="0343D3C3" w:rsidP="0343D3C3" w:rsidRDefault="0343D3C3" w14:paraId="3AF2501F" w14:textId="4A2D99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3C97" w:rsidRDefault="001C3C97" w14:paraId="1A2C90F0" w14:textId="77777777">
      <w:pPr>
        <w:spacing w:after="0" w:line="240" w:lineRule="auto"/>
      </w:pPr>
      <w:r>
        <w:separator/>
      </w:r>
    </w:p>
  </w:footnote>
  <w:footnote w:type="continuationSeparator" w:id="0">
    <w:p w:rsidR="001C3C97" w:rsidRDefault="001C3C97" w14:paraId="19D88C5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343D3C3" w:rsidTr="0343D3C3" w14:paraId="59861D12" w14:textId="77777777">
      <w:trPr>
        <w:trHeight w:val="300"/>
      </w:trPr>
      <w:tc>
        <w:tcPr>
          <w:tcW w:w="3005" w:type="dxa"/>
        </w:tcPr>
        <w:p w:rsidR="0343D3C3" w:rsidP="0343D3C3" w:rsidRDefault="0343D3C3" w14:paraId="6D1471AA" w14:textId="1FE35857">
          <w:pPr>
            <w:pStyle w:val="Header"/>
            <w:ind w:left="-115"/>
          </w:pPr>
        </w:p>
      </w:tc>
      <w:tc>
        <w:tcPr>
          <w:tcW w:w="3005" w:type="dxa"/>
        </w:tcPr>
        <w:p w:rsidR="0343D3C3" w:rsidP="0343D3C3" w:rsidRDefault="0343D3C3" w14:paraId="1AA63063" w14:textId="7C58E3A5">
          <w:pPr>
            <w:pStyle w:val="Header"/>
            <w:jc w:val="center"/>
          </w:pPr>
        </w:p>
      </w:tc>
      <w:tc>
        <w:tcPr>
          <w:tcW w:w="3005" w:type="dxa"/>
        </w:tcPr>
        <w:p w:rsidR="0343D3C3" w:rsidP="0343D3C3" w:rsidRDefault="0343D3C3" w14:paraId="4432CA6E" w14:textId="56BE710B">
          <w:pPr>
            <w:pStyle w:val="Header"/>
            <w:ind w:right="-115"/>
            <w:jc w:val="right"/>
          </w:pPr>
        </w:p>
      </w:tc>
    </w:tr>
  </w:tbl>
  <w:p w:rsidR="0343D3C3" w:rsidP="0343D3C3" w:rsidRDefault="0343D3C3" w14:paraId="75D3CDA9" w14:textId="425529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DED86"/>
    <w:multiLevelType w:val="hybridMultilevel"/>
    <w:tmpl w:val="FC34E7E6"/>
    <w:lvl w:ilvl="0" w:tplc="2A20930A">
      <w:start w:val="1"/>
      <w:numFmt w:val="decimal"/>
      <w:lvlText w:val="%1)"/>
      <w:lvlJc w:val="left"/>
      <w:pPr>
        <w:ind w:left="720" w:hanging="360"/>
      </w:pPr>
    </w:lvl>
    <w:lvl w:ilvl="1" w:tplc="802A5392">
      <w:start w:val="1"/>
      <w:numFmt w:val="lowerLetter"/>
      <w:lvlText w:val="%2."/>
      <w:lvlJc w:val="left"/>
      <w:pPr>
        <w:ind w:left="1440" w:hanging="360"/>
      </w:pPr>
    </w:lvl>
    <w:lvl w:ilvl="2" w:tplc="6FB4B074">
      <w:start w:val="1"/>
      <w:numFmt w:val="lowerRoman"/>
      <w:lvlText w:val="%3."/>
      <w:lvlJc w:val="right"/>
      <w:pPr>
        <w:ind w:left="2160" w:hanging="180"/>
      </w:pPr>
    </w:lvl>
    <w:lvl w:ilvl="3" w:tplc="E7564CB2">
      <w:start w:val="1"/>
      <w:numFmt w:val="decimal"/>
      <w:lvlText w:val="%4."/>
      <w:lvlJc w:val="left"/>
      <w:pPr>
        <w:ind w:left="2880" w:hanging="360"/>
      </w:pPr>
    </w:lvl>
    <w:lvl w:ilvl="4" w:tplc="E22076A8">
      <w:start w:val="1"/>
      <w:numFmt w:val="lowerLetter"/>
      <w:lvlText w:val="%5."/>
      <w:lvlJc w:val="left"/>
      <w:pPr>
        <w:ind w:left="3600" w:hanging="360"/>
      </w:pPr>
    </w:lvl>
    <w:lvl w:ilvl="5" w:tplc="96328F74">
      <w:start w:val="1"/>
      <w:numFmt w:val="lowerRoman"/>
      <w:lvlText w:val="%6."/>
      <w:lvlJc w:val="right"/>
      <w:pPr>
        <w:ind w:left="4320" w:hanging="180"/>
      </w:pPr>
    </w:lvl>
    <w:lvl w:ilvl="6" w:tplc="F5101E32">
      <w:start w:val="1"/>
      <w:numFmt w:val="decimal"/>
      <w:lvlText w:val="%7."/>
      <w:lvlJc w:val="left"/>
      <w:pPr>
        <w:ind w:left="5040" w:hanging="360"/>
      </w:pPr>
    </w:lvl>
    <w:lvl w:ilvl="7" w:tplc="B4F6CD24">
      <w:start w:val="1"/>
      <w:numFmt w:val="lowerLetter"/>
      <w:lvlText w:val="%8."/>
      <w:lvlJc w:val="left"/>
      <w:pPr>
        <w:ind w:left="5760" w:hanging="360"/>
      </w:pPr>
    </w:lvl>
    <w:lvl w:ilvl="8" w:tplc="5DCAA98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EFCD2"/>
    <w:multiLevelType w:val="hybridMultilevel"/>
    <w:tmpl w:val="2CDA2FFC"/>
    <w:lvl w:ilvl="0" w:tplc="39C0E3C6">
      <w:start w:val="1"/>
      <w:numFmt w:val="decimal"/>
      <w:lvlText w:val="%1."/>
      <w:lvlJc w:val="left"/>
      <w:pPr>
        <w:ind w:left="720" w:hanging="360"/>
      </w:pPr>
    </w:lvl>
    <w:lvl w:ilvl="1" w:tplc="9FB677A2">
      <w:start w:val="1"/>
      <w:numFmt w:val="lowerLetter"/>
      <w:lvlText w:val="%2."/>
      <w:lvlJc w:val="left"/>
      <w:pPr>
        <w:ind w:left="1440" w:hanging="360"/>
      </w:pPr>
    </w:lvl>
    <w:lvl w:ilvl="2" w:tplc="E8FA6F7E">
      <w:start w:val="1"/>
      <w:numFmt w:val="lowerRoman"/>
      <w:lvlText w:val="%3."/>
      <w:lvlJc w:val="right"/>
      <w:pPr>
        <w:ind w:left="2160" w:hanging="180"/>
      </w:pPr>
    </w:lvl>
    <w:lvl w:ilvl="3" w:tplc="D332C4D0">
      <w:start w:val="1"/>
      <w:numFmt w:val="decimal"/>
      <w:lvlText w:val="%4."/>
      <w:lvlJc w:val="left"/>
      <w:pPr>
        <w:ind w:left="2880" w:hanging="360"/>
      </w:pPr>
    </w:lvl>
    <w:lvl w:ilvl="4" w:tplc="D0F61342">
      <w:start w:val="1"/>
      <w:numFmt w:val="lowerLetter"/>
      <w:lvlText w:val="%5."/>
      <w:lvlJc w:val="left"/>
      <w:pPr>
        <w:ind w:left="3600" w:hanging="360"/>
      </w:pPr>
    </w:lvl>
    <w:lvl w:ilvl="5" w:tplc="179AEF02">
      <w:start w:val="1"/>
      <w:numFmt w:val="lowerRoman"/>
      <w:lvlText w:val="%6."/>
      <w:lvlJc w:val="right"/>
      <w:pPr>
        <w:ind w:left="4320" w:hanging="180"/>
      </w:pPr>
    </w:lvl>
    <w:lvl w:ilvl="6" w:tplc="AE64DB56">
      <w:start w:val="1"/>
      <w:numFmt w:val="decimal"/>
      <w:lvlText w:val="%7."/>
      <w:lvlJc w:val="left"/>
      <w:pPr>
        <w:ind w:left="5040" w:hanging="360"/>
      </w:pPr>
    </w:lvl>
    <w:lvl w:ilvl="7" w:tplc="00365CD6">
      <w:start w:val="1"/>
      <w:numFmt w:val="lowerLetter"/>
      <w:lvlText w:val="%8."/>
      <w:lvlJc w:val="left"/>
      <w:pPr>
        <w:ind w:left="5760" w:hanging="360"/>
      </w:pPr>
    </w:lvl>
    <w:lvl w:ilvl="8" w:tplc="0A747C7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E3C68"/>
    <w:multiLevelType w:val="hybridMultilevel"/>
    <w:tmpl w:val="2572DB6A"/>
    <w:lvl w:ilvl="0" w:tplc="34089B10">
      <w:start w:val="1"/>
      <w:numFmt w:val="decimal"/>
      <w:lvlText w:val="%1)"/>
      <w:lvlJc w:val="left"/>
      <w:pPr>
        <w:ind w:left="720" w:hanging="360"/>
      </w:pPr>
    </w:lvl>
    <w:lvl w:ilvl="1" w:tplc="29A02AEE">
      <w:start w:val="1"/>
      <w:numFmt w:val="lowerLetter"/>
      <w:lvlText w:val="%2."/>
      <w:lvlJc w:val="left"/>
      <w:pPr>
        <w:ind w:left="1440" w:hanging="360"/>
      </w:pPr>
    </w:lvl>
    <w:lvl w:ilvl="2" w:tplc="5720DF1C">
      <w:start w:val="1"/>
      <w:numFmt w:val="lowerRoman"/>
      <w:lvlText w:val="%3."/>
      <w:lvlJc w:val="right"/>
      <w:pPr>
        <w:ind w:left="2160" w:hanging="180"/>
      </w:pPr>
    </w:lvl>
    <w:lvl w:ilvl="3" w:tplc="DE306D16">
      <w:start w:val="1"/>
      <w:numFmt w:val="decimal"/>
      <w:lvlText w:val="%4."/>
      <w:lvlJc w:val="left"/>
      <w:pPr>
        <w:ind w:left="2880" w:hanging="360"/>
      </w:pPr>
    </w:lvl>
    <w:lvl w:ilvl="4" w:tplc="88546CDC">
      <w:start w:val="1"/>
      <w:numFmt w:val="lowerLetter"/>
      <w:lvlText w:val="%5."/>
      <w:lvlJc w:val="left"/>
      <w:pPr>
        <w:ind w:left="3600" w:hanging="360"/>
      </w:pPr>
    </w:lvl>
    <w:lvl w:ilvl="5" w:tplc="8EEEC0C4">
      <w:start w:val="1"/>
      <w:numFmt w:val="lowerRoman"/>
      <w:lvlText w:val="%6."/>
      <w:lvlJc w:val="right"/>
      <w:pPr>
        <w:ind w:left="4320" w:hanging="180"/>
      </w:pPr>
    </w:lvl>
    <w:lvl w:ilvl="6" w:tplc="A90CE23C">
      <w:start w:val="1"/>
      <w:numFmt w:val="decimal"/>
      <w:lvlText w:val="%7."/>
      <w:lvlJc w:val="left"/>
      <w:pPr>
        <w:ind w:left="5040" w:hanging="360"/>
      </w:pPr>
    </w:lvl>
    <w:lvl w:ilvl="7" w:tplc="B9D82CC6">
      <w:start w:val="1"/>
      <w:numFmt w:val="lowerLetter"/>
      <w:lvlText w:val="%8."/>
      <w:lvlJc w:val="left"/>
      <w:pPr>
        <w:ind w:left="5760" w:hanging="360"/>
      </w:pPr>
    </w:lvl>
    <w:lvl w:ilvl="8" w:tplc="088C5008">
      <w:start w:val="1"/>
      <w:numFmt w:val="lowerRoman"/>
      <w:lvlText w:val="%9."/>
      <w:lvlJc w:val="right"/>
      <w:pPr>
        <w:ind w:left="6480" w:hanging="180"/>
      </w:pPr>
    </w:lvl>
  </w:abstractNum>
  <w:num w:numId="1" w16cid:durableId="529496453">
    <w:abstractNumId w:val="0"/>
  </w:num>
  <w:num w:numId="2" w16cid:durableId="1223642324">
    <w:abstractNumId w:val="2"/>
  </w:num>
  <w:num w:numId="3" w16cid:durableId="1483615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B5DBA9"/>
    <w:rsid w:val="000558F6"/>
    <w:rsid w:val="00156C50"/>
    <w:rsid w:val="001C3C97"/>
    <w:rsid w:val="001F3886"/>
    <w:rsid w:val="003EA976"/>
    <w:rsid w:val="004523BF"/>
    <w:rsid w:val="00544AC7"/>
    <w:rsid w:val="00551114"/>
    <w:rsid w:val="007858FD"/>
    <w:rsid w:val="00931D11"/>
    <w:rsid w:val="0096B63F"/>
    <w:rsid w:val="009E29B7"/>
    <w:rsid w:val="00A21DD1"/>
    <w:rsid w:val="00A71860"/>
    <w:rsid w:val="00B138BD"/>
    <w:rsid w:val="00D961E5"/>
    <w:rsid w:val="00DE7741"/>
    <w:rsid w:val="0118DBDA"/>
    <w:rsid w:val="016EF5A8"/>
    <w:rsid w:val="01C33032"/>
    <w:rsid w:val="01D2B5D8"/>
    <w:rsid w:val="01ED6611"/>
    <w:rsid w:val="020264C1"/>
    <w:rsid w:val="022D636A"/>
    <w:rsid w:val="02538C68"/>
    <w:rsid w:val="0343D3C3"/>
    <w:rsid w:val="0355D742"/>
    <w:rsid w:val="03F7F712"/>
    <w:rsid w:val="03FF6842"/>
    <w:rsid w:val="042FFB28"/>
    <w:rsid w:val="04599E39"/>
    <w:rsid w:val="0478514C"/>
    <w:rsid w:val="04B3766B"/>
    <w:rsid w:val="04DAD510"/>
    <w:rsid w:val="04E1FE10"/>
    <w:rsid w:val="04ECA8EC"/>
    <w:rsid w:val="05BFD381"/>
    <w:rsid w:val="05C35771"/>
    <w:rsid w:val="05DA0977"/>
    <w:rsid w:val="072676E0"/>
    <w:rsid w:val="07459512"/>
    <w:rsid w:val="0745FF65"/>
    <w:rsid w:val="07748584"/>
    <w:rsid w:val="079D450A"/>
    <w:rsid w:val="07DEAE60"/>
    <w:rsid w:val="07E06372"/>
    <w:rsid w:val="07F01BF9"/>
    <w:rsid w:val="083347CD"/>
    <w:rsid w:val="083C772E"/>
    <w:rsid w:val="08582B5D"/>
    <w:rsid w:val="0870A9CA"/>
    <w:rsid w:val="087334FD"/>
    <w:rsid w:val="08D265FA"/>
    <w:rsid w:val="08E006A2"/>
    <w:rsid w:val="08F47981"/>
    <w:rsid w:val="092441EF"/>
    <w:rsid w:val="0927F678"/>
    <w:rsid w:val="09495338"/>
    <w:rsid w:val="094AF9C6"/>
    <w:rsid w:val="0972E7FE"/>
    <w:rsid w:val="09C313B5"/>
    <w:rsid w:val="09D83C7D"/>
    <w:rsid w:val="0A20D35D"/>
    <w:rsid w:val="0A241C6C"/>
    <w:rsid w:val="0A48C380"/>
    <w:rsid w:val="0A7FECFE"/>
    <w:rsid w:val="0A935DCC"/>
    <w:rsid w:val="0AA2A539"/>
    <w:rsid w:val="0AA30C68"/>
    <w:rsid w:val="0ABF0310"/>
    <w:rsid w:val="0AF625C5"/>
    <w:rsid w:val="0AFD7046"/>
    <w:rsid w:val="0B1C274F"/>
    <w:rsid w:val="0B444845"/>
    <w:rsid w:val="0B879731"/>
    <w:rsid w:val="0B8ED06E"/>
    <w:rsid w:val="0BEA619A"/>
    <w:rsid w:val="0C1D559D"/>
    <w:rsid w:val="0C2315A4"/>
    <w:rsid w:val="0C2E90EB"/>
    <w:rsid w:val="0C41FB81"/>
    <w:rsid w:val="0C422D0B"/>
    <w:rsid w:val="0CF28E74"/>
    <w:rsid w:val="0D9BE638"/>
    <w:rsid w:val="0DAB1337"/>
    <w:rsid w:val="0DCF802C"/>
    <w:rsid w:val="0E30CBCB"/>
    <w:rsid w:val="0E664B68"/>
    <w:rsid w:val="0E974E7F"/>
    <w:rsid w:val="0EC51C76"/>
    <w:rsid w:val="0EC7BA0A"/>
    <w:rsid w:val="0EED508A"/>
    <w:rsid w:val="0EFEC87D"/>
    <w:rsid w:val="0F686C93"/>
    <w:rsid w:val="0F77C729"/>
    <w:rsid w:val="0F7E7C8A"/>
    <w:rsid w:val="0FAD89C8"/>
    <w:rsid w:val="0FC7939C"/>
    <w:rsid w:val="0FD7D58F"/>
    <w:rsid w:val="0FE51E5C"/>
    <w:rsid w:val="1028B154"/>
    <w:rsid w:val="10533D41"/>
    <w:rsid w:val="1053CFE9"/>
    <w:rsid w:val="1055D1AF"/>
    <w:rsid w:val="108B7D7A"/>
    <w:rsid w:val="10948F23"/>
    <w:rsid w:val="10CCCBA8"/>
    <w:rsid w:val="116B0E9D"/>
    <w:rsid w:val="116B3133"/>
    <w:rsid w:val="11A1E1A3"/>
    <w:rsid w:val="11B31804"/>
    <w:rsid w:val="11C0DE3B"/>
    <w:rsid w:val="11FDEC54"/>
    <w:rsid w:val="1205637C"/>
    <w:rsid w:val="121AA6F0"/>
    <w:rsid w:val="121BD446"/>
    <w:rsid w:val="12222DE2"/>
    <w:rsid w:val="12B54B5C"/>
    <w:rsid w:val="12C47C5E"/>
    <w:rsid w:val="12DB1EA7"/>
    <w:rsid w:val="12F4A70C"/>
    <w:rsid w:val="134C59D6"/>
    <w:rsid w:val="13666FAA"/>
    <w:rsid w:val="13F3CA5B"/>
    <w:rsid w:val="13FB8C7C"/>
    <w:rsid w:val="14305CB1"/>
    <w:rsid w:val="145EB56E"/>
    <w:rsid w:val="14608BF3"/>
    <w:rsid w:val="148197FB"/>
    <w:rsid w:val="14823D2B"/>
    <w:rsid w:val="149D791F"/>
    <w:rsid w:val="14F1773E"/>
    <w:rsid w:val="1500674F"/>
    <w:rsid w:val="151DFF57"/>
    <w:rsid w:val="153605E3"/>
    <w:rsid w:val="153834FC"/>
    <w:rsid w:val="153A066F"/>
    <w:rsid w:val="1595EBC2"/>
    <w:rsid w:val="15C50933"/>
    <w:rsid w:val="16464A6A"/>
    <w:rsid w:val="16555626"/>
    <w:rsid w:val="169B8864"/>
    <w:rsid w:val="173003B7"/>
    <w:rsid w:val="1762FF21"/>
    <w:rsid w:val="181D5270"/>
    <w:rsid w:val="18410E7F"/>
    <w:rsid w:val="1843C87F"/>
    <w:rsid w:val="18611DC0"/>
    <w:rsid w:val="1875BC7B"/>
    <w:rsid w:val="189C2510"/>
    <w:rsid w:val="18A68637"/>
    <w:rsid w:val="18AA3F0D"/>
    <w:rsid w:val="18AF39ED"/>
    <w:rsid w:val="18B0728C"/>
    <w:rsid w:val="18C8B17D"/>
    <w:rsid w:val="1926D55E"/>
    <w:rsid w:val="195C2E93"/>
    <w:rsid w:val="1A51CF53"/>
    <w:rsid w:val="1A89A845"/>
    <w:rsid w:val="1B4BBB70"/>
    <w:rsid w:val="1B9E5C26"/>
    <w:rsid w:val="1BC04816"/>
    <w:rsid w:val="1BFA77EC"/>
    <w:rsid w:val="1C154C8B"/>
    <w:rsid w:val="1C20CDE4"/>
    <w:rsid w:val="1C6B606F"/>
    <w:rsid w:val="1CB32AF5"/>
    <w:rsid w:val="1CF69B2B"/>
    <w:rsid w:val="1D504335"/>
    <w:rsid w:val="1D70A6C0"/>
    <w:rsid w:val="1D71DB46"/>
    <w:rsid w:val="1D7A3837"/>
    <w:rsid w:val="1D96A6C1"/>
    <w:rsid w:val="1D9CA743"/>
    <w:rsid w:val="1DED7687"/>
    <w:rsid w:val="1DFD050F"/>
    <w:rsid w:val="1E3E0A62"/>
    <w:rsid w:val="1EC92B8A"/>
    <w:rsid w:val="1ED459D5"/>
    <w:rsid w:val="1EE0C7F2"/>
    <w:rsid w:val="1F982176"/>
    <w:rsid w:val="1FB48E2C"/>
    <w:rsid w:val="1FBC76E7"/>
    <w:rsid w:val="2058C2C8"/>
    <w:rsid w:val="205DDA2B"/>
    <w:rsid w:val="205F6AD2"/>
    <w:rsid w:val="207FF9DA"/>
    <w:rsid w:val="20C05A63"/>
    <w:rsid w:val="20E1C0EA"/>
    <w:rsid w:val="20FCBF19"/>
    <w:rsid w:val="217BD373"/>
    <w:rsid w:val="21851D93"/>
    <w:rsid w:val="218BD685"/>
    <w:rsid w:val="21C79407"/>
    <w:rsid w:val="21E49307"/>
    <w:rsid w:val="22100FEC"/>
    <w:rsid w:val="22214BB7"/>
    <w:rsid w:val="2227322B"/>
    <w:rsid w:val="226F3D2F"/>
    <w:rsid w:val="2271C170"/>
    <w:rsid w:val="22784355"/>
    <w:rsid w:val="22B92828"/>
    <w:rsid w:val="22F18B78"/>
    <w:rsid w:val="22F73588"/>
    <w:rsid w:val="23068659"/>
    <w:rsid w:val="234E01D6"/>
    <w:rsid w:val="235840B9"/>
    <w:rsid w:val="23BCE53E"/>
    <w:rsid w:val="23DF8224"/>
    <w:rsid w:val="24721617"/>
    <w:rsid w:val="25212C5F"/>
    <w:rsid w:val="2562FA6D"/>
    <w:rsid w:val="25B4B559"/>
    <w:rsid w:val="25D5DAD9"/>
    <w:rsid w:val="2623E5A2"/>
    <w:rsid w:val="262C829A"/>
    <w:rsid w:val="26311D3D"/>
    <w:rsid w:val="26739396"/>
    <w:rsid w:val="267814AD"/>
    <w:rsid w:val="26835A4D"/>
    <w:rsid w:val="268DD36A"/>
    <w:rsid w:val="272C2BA4"/>
    <w:rsid w:val="27C1CCE8"/>
    <w:rsid w:val="2854982D"/>
    <w:rsid w:val="28A973C3"/>
    <w:rsid w:val="28AB6A4D"/>
    <w:rsid w:val="29392D09"/>
    <w:rsid w:val="2961D368"/>
    <w:rsid w:val="297FF71F"/>
    <w:rsid w:val="29A1CC2D"/>
    <w:rsid w:val="29A26877"/>
    <w:rsid w:val="29ABF5B6"/>
    <w:rsid w:val="2A34A22C"/>
    <w:rsid w:val="2A3A72C3"/>
    <w:rsid w:val="2A3D71B1"/>
    <w:rsid w:val="2A88899E"/>
    <w:rsid w:val="2A99D606"/>
    <w:rsid w:val="2AADC569"/>
    <w:rsid w:val="2AEEB579"/>
    <w:rsid w:val="2AF14663"/>
    <w:rsid w:val="2B086A9E"/>
    <w:rsid w:val="2B8421E2"/>
    <w:rsid w:val="2B876C49"/>
    <w:rsid w:val="2C00589F"/>
    <w:rsid w:val="2C4B9450"/>
    <w:rsid w:val="2C4D25B4"/>
    <w:rsid w:val="2C5077A7"/>
    <w:rsid w:val="2CB83741"/>
    <w:rsid w:val="2D481258"/>
    <w:rsid w:val="2D512727"/>
    <w:rsid w:val="2D9E2678"/>
    <w:rsid w:val="2E19F02C"/>
    <w:rsid w:val="2E27D376"/>
    <w:rsid w:val="2E441B00"/>
    <w:rsid w:val="2E8DFD3F"/>
    <w:rsid w:val="2E93A3FD"/>
    <w:rsid w:val="2E99D262"/>
    <w:rsid w:val="2EAF650D"/>
    <w:rsid w:val="2FCC1BB7"/>
    <w:rsid w:val="303618CC"/>
    <w:rsid w:val="305547E9"/>
    <w:rsid w:val="30AD6B99"/>
    <w:rsid w:val="30C61F9B"/>
    <w:rsid w:val="3145F6BC"/>
    <w:rsid w:val="3147D2EC"/>
    <w:rsid w:val="317ACD4C"/>
    <w:rsid w:val="317D4EFF"/>
    <w:rsid w:val="31C5F21F"/>
    <w:rsid w:val="31D14F7E"/>
    <w:rsid w:val="320634BB"/>
    <w:rsid w:val="320A3504"/>
    <w:rsid w:val="322CC45C"/>
    <w:rsid w:val="32992F95"/>
    <w:rsid w:val="32B44B3F"/>
    <w:rsid w:val="32B4C6B5"/>
    <w:rsid w:val="331714F5"/>
    <w:rsid w:val="3317E045"/>
    <w:rsid w:val="3321F3A7"/>
    <w:rsid w:val="33320FFB"/>
    <w:rsid w:val="33941FD7"/>
    <w:rsid w:val="340C8CBD"/>
    <w:rsid w:val="34102F6B"/>
    <w:rsid w:val="349165D9"/>
    <w:rsid w:val="349A3757"/>
    <w:rsid w:val="349F035A"/>
    <w:rsid w:val="34AAEF14"/>
    <w:rsid w:val="34B4D4B7"/>
    <w:rsid w:val="34C4F45D"/>
    <w:rsid w:val="34C8D000"/>
    <w:rsid w:val="34CF6F3F"/>
    <w:rsid w:val="34DA6F20"/>
    <w:rsid w:val="352E9B21"/>
    <w:rsid w:val="35508006"/>
    <w:rsid w:val="35862F5B"/>
    <w:rsid w:val="35996FB7"/>
    <w:rsid w:val="35C9491E"/>
    <w:rsid w:val="36508FF9"/>
    <w:rsid w:val="3666CA3A"/>
    <w:rsid w:val="3680699B"/>
    <w:rsid w:val="36949DD6"/>
    <w:rsid w:val="372F6184"/>
    <w:rsid w:val="37969F40"/>
    <w:rsid w:val="38588602"/>
    <w:rsid w:val="386E2C0E"/>
    <w:rsid w:val="386F5521"/>
    <w:rsid w:val="38BE597F"/>
    <w:rsid w:val="39290A21"/>
    <w:rsid w:val="392A931F"/>
    <w:rsid w:val="3943BD57"/>
    <w:rsid w:val="395B1F2A"/>
    <w:rsid w:val="395C2715"/>
    <w:rsid w:val="39DD7208"/>
    <w:rsid w:val="3A87D5A0"/>
    <w:rsid w:val="3A9389E8"/>
    <w:rsid w:val="3AB84C0F"/>
    <w:rsid w:val="3B6605AA"/>
    <w:rsid w:val="3B8EC394"/>
    <w:rsid w:val="3BB6BC81"/>
    <w:rsid w:val="3BBFD999"/>
    <w:rsid w:val="3BEDFF63"/>
    <w:rsid w:val="3BEEEF5F"/>
    <w:rsid w:val="3C311226"/>
    <w:rsid w:val="3C32D00C"/>
    <w:rsid w:val="3C3F6206"/>
    <w:rsid w:val="3CAAE402"/>
    <w:rsid w:val="3CF69C38"/>
    <w:rsid w:val="3D0B8CD8"/>
    <w:rsid w:val="3D199628"/>
    <w:rsid w:val="3D338CD9"/>
    <w:rsid w:val="3D3DA6E2"/>
    <w:rsid w:val="3D531072"/>
    <w:rsid w:val="3D618938"/>
    <w:rsid w:val="3D767EAE"/>
    <w:rsid w:val="3D791CA4"/>
    <w:rsid w:val="3DA36C20"/>
    <w:rsid w:val="3DAB5190"/>
    <w:rsid w:val="3DB1270E"/>
    <w:rsid w:val="3E5BC1B8"/>
    <w:rsid w:val="3E6634DA"/>
    <w:rsid w:val="3E79AD62"/>
    <w:rsid w:val="3EBE3A81"/>
    <w:rsid w:val="3ECC7401"/>
    <w:rsid w:val="3EDD39D0"/>
    <w:rsid w:val="3F6F7C0E"/>
    <w:rsid w:val="3F98A9F0"/>
    <w:rsid w:val="3F9A9B2F"/>
    <w:rsid w:val="3FDA3996"/>
    <w:rsid w:val="401C7186"/>
    <w:rsid w:val="40C8A709"/>
    <w:rsid w:val="4149B63D"/>
    <w:rsid w:val="414FD9D4"/>
    <w:rsid w:val="415E4E05"/>
    <w:rsid w:val="419A20CA"/>
    <w:rsid w:val="41CE790B"/>
    <w:rsid w:val="427561E5"/>
    <w:rsid w:val="42CAAB6C"/>
    <w:rsid w:val="42CC8C61"/>
    <w:rsid w:val="42EF06D3"/>
    <w:rsid w:val="42F52B35"/>
    <w:rsid w:val="43CB1CD1"/>
    <w:rsid w:val="44092CFF"/>
    <w:rsid w:val="44700342"/>
    <w:rsid w:val="448EF800"/>
    <w:rsid w:val="44AA4770"/>
    <w:rsid w:val="451350C5"/>
    <w:rsid w:val="452CF660"/>
    <w:rsid w:val="4550E7BC"/>
    <w:rsid w:val="455BDBF3"/>
    <w:rsid w:val="45D4C3F0"/>
    <w:rsid w:val="45E47DAE"/>
    <w:rsid w:val="461F8FF1"/>
    <w:rsid w:val="46AFF68F"/>
    <w:rsid w:val="472D20EC"/>
    <w:rsid w:val="473FF767"/>
    <w:rsid w:val="479A90ED"/>
    <w:rsid w:val="47B7BF54"/>
    <w:rsid w:val="47C4B2E0"/>
    <w:rsid w:val="47C68601"/>
    <w:rsid w:val="4887372D"/>
    <w:rsid w:val="4899EAC8"/>
    <w:rsid w:val="48AFB0E0"/>
    <w:rsid w:val="48C73B89"/>
    <w:rsid w:val="4992B872"/>
    <w:rsid w:val="49FC98D5"/>
    <w:rsid w:val="4A0ADE1E"/>
    <w:rsid w:val="4A4DBE36"/>
    <w:rsid w:val="4A4F7738"/>
    <w:rsid w:val="4ABCC4DD"/>
    <w:rsid w:val="4B121074"/>
    <w:rsid w:val="4B7E0D07"/>
    <w:rsid w:val="4B9C3C6C"/>
    <w:rsid w:val="4BF70A93"/>
    <w:rsid w:val="4C226E96"/>
    <w:rsid w:val="4C4606FE"/>
    <w:rsid w:val="4C90DED5"/>
    <w:rsid w:val="4CC88715"/>
    <w:rsid w:val="4CF8E37D"/>
    <w:rsid w:val="4D3FB054"/>
    <w:rsid w:val="4D4D53EE"/>
    <w:rsid w:val="4D6B3636"/>
    <w:rsid w:val="4DF8D296"/>
    <w:rsid w:val="4E45EB72"/>
    <w:rsid w:val="4ECC60D6"/>
    <w:rsid w:val="4ED21340"/>
    <w:rsid w:val="4EFD06BB"/>
    <w:rsid w:val="4EFF596A"/>
    <w:rsid w:val="4F23DE2F"/>
    <w:rsid w:val="4FB91D58"/>
    <w:rsid w:val="50097461"/>
    <w:rsid w:val="500FF1DE"/>
    <w:rsid w:val="503F6EEB"/>
    <w:rsid w:val="50698FF0"/>
    <w:rsid w:val="507433A6"/>
    <w:rsid w:val="50944B03"/>
    <w:rsid w:val="50E4B80B"/>
    <w:rsid w:val="50E8FD01"/>
    <w:rsid w:val="511559F9"/>
    <w:rsid w:val="511606DC"/>
    <w:rsid w:val="512DD8BC"/>
    <w:rsid w:val="512F3353"/>
    <w:rsid w:val="5134DD18"/>
    <w:rsid w:val="514D4C79"/>
    <w:rsid w:val="518D4AC7"/>
    <w:rsid w:val="51908C31"/>
    <w:rsid w:val="51E59C07"/>
    <w:rsid w:val="51E5FD34"/>
    <w:rsid w:val="51EE7043"/>
    <w:rsid w:val="51F28C79"/>
    <w:rsid w:val="52A2FDB0"/>
    <w:rsid w:val="52AAC68A"/>
    <w:rsid w:val="52D1C77B"/>
    <w:rsid w:val="53065242"/>
    <w:rsid w:val="54062EB9"/>
    <w:rsid w:val="540B96E9"/>
    <w:rsid w:val="5437A65F"/>
    <w:rsid w:val="548C4253"/>
    <w:rsid w:val="54C9866D"/>
    <w:rsid w:val="54E8A2A0"/>
    <w:rsid w:val="54F611EC"/>
    <w:rsid w:val="54FB7189"/>
    <w:rsid w:val="550377BD"/>
    <w:rsid w:val="55205171"/>
    <w:rsid w:val="55CD6601"/>
    <w:rsid w:val="55D18499"/>
    <w:rsid w:val="55EF57D8"/>
    <w:rsid w:val="560E7AA2"/>
    <w:rsid w:val="5621AE0B"/>
    <w:rsid w:val="5642FE1D"/>
    <w:rsid w:val="56C2CF2F"/>
    <w:rsid w:val="56C30139"/>
    <w:rsid w:val="56E797D7"/>
    <w:rsid w:val="56E94C5C"/>
    <w:rsid w:val="56FE19FC"/>
    <w:rsid w:val="57266FF1"/>
    <w:rsid w:val="5734C5FC"/>
    <w:rsid w:val="574BB0F9"/>
    <w:rsid w:val="57B7D6F7"/>
    <w:rsid w:val="57CE29AC"/>
    <w:rsid w:val="580FFF48"/>
    <w:rsid w:val="583B8C3A"/>
    <w:rsid w:val="58B284A7"/>
    <w:rsid w:val="58FD5BBB"/>
    <w:rsid w:val="59546FD7"/>
    <w:rsid w:val="5980408A"/>
    <w:rsid w:val="59F860B5"/>
    <w:rsid w:val="5A452025"/>
    <w:rsid w:val="5A4CC856"/>
    <w:rsid w:val="5A65C05C"/>
    <w:rsid w:val="5A6E600B"/>
    <w:rsid w:val="5AA1F42A"/>
    <w:rsid w:val="5AB5DBA9"/>
    <w:rsid w:val="5AE60279"/>
    <w:rsid w:val="5AFAA21B"/>
    <w:rsid w:val="5B116DEA"/>
    <w:rsid w:val="5B26A727"/>
    <w:rsid w:val="5BF1345D"/>
    <w:rsid w:val="5BF22FD2"/>
    <w:rsid w:val="5BF75399"/>
    <w:rsid w:val="5C249265"/>
    <w:rsid w:val="5CC906F9"/>
    <w:rsid w:val="5CD30D12"/>
    <w:rsid w:val="5CDB03E3"/>
    <w:rsid w:val="5CDBDEC3"/>
    <w:rsid w:val="5CF74B1E"/>
    <w:rsid w:val="5D2C4611"/>
    <w:rsid w:val="5D3EB6D7"/>
    <w:rsid w:val="5D5F352D"/>
    <w:rsid w:val="5D63F0B4"/>
    <w:rsid w:val="5D82534B"/>
    <w:rsid w:val="5DB405F2"/>
    <w:rsid w:val="5DCA718A"/>
    <w:rsid w:val="5DF3EAD3"/>
    <w:rsid w:val="5DF4FFDD"/>
    <w:rsid w:val="5E05ECBD"/>
    <w:rsid w:val="5E680EB7"/>
    <w:rsid w:val="5E877534"/>
    <w:rsid w:val="5F194879"/>
    <w:rsid w:val="5F9D562C"/>
    <w:rsid w:val="5FBAA046"/>
    <w:rsid w:val="5FD1EEC0"/>
    <w:rsid w:val="602C5D33"/>
    <w:rsid w:val="603213AB"/>
    <w:rsid w:val="60400AC0"/>
    <w:rsid w:val="604D1539"/>
    <w:rsid w:val="607615B5"/>
    <w:rsid w:val="6078DE08"/>
    <w:rsid w:val="609FDBDF"/>
    <w:rsid w:val="60EE0817"/>
    <w:rsid w:val="61118152"/>
    <w:rsid w:val="6111D4FE"/>
    <w:rsid w:val="617A38D0"/>
    <w:rsid w:val="617D41DB"/>
    <w:rsid w:val="6194616D"/>
    <w:rsid w:val="61D1938E"/>
    <w:rsid w:val="61F1C44D"/>
    <w:rsid w:val="62555264"/>
    <w:rsid w:val="6267118A"/>
    <w:rsid w:val="628D6AB4"/>
    <w:rsid w:val="62CDD2FB"/>
    <w:rsid w:val="62F0DAEB"/>
    <w:rsid w:val="630EF4F4"/>
    <w:rsid w:val="63338C3D"/>
    <w:rsid w:val="63A160FA"/>
    <w:rsid w:val="63A425C5"/>
    <w:rsid w:val="63A6A95E"/>
    <w:rsid w:val="63DBA300"/>
    <w:rsid w:val="63E410F4"/>
    <w:rsid w:val="641A0421"/>
    <w:rsid w:val="6422243F"/>
    <w:rsid w:val="64295D50"/>
    <w:rsid w:val="6442B391"/>
    <w:rsid w:val="6472CDE9"/>
    <w:rsid w:val="64B32175"/>
    <w:rsid w:val="64B50D5C"/>
    <w:rsid w:val="64E03775"/>
    <w:rsid w:val="6524744B"/>
    <w:rsid w:val="65900F82"/>
    <w:rsid w:val="6592B6AC"/>
    <w:rsid w:val="65D048AB"/>
    <w:rsid w:val="65EF24C6"/>
    <w:rsid w:val="6649C7A3"/>
    <w:rsid w:val="6669D4DA"/>
    <w:rsid w:val="669EFDCA"/>
    <w:rsid w:val="66C29C71"/>
    <w:rsid w:val="66CC85D3"/>
    <w:rsid w:val="66DE933B"/>
    <w:rsid w:val="6713E0CB"/>
    <w:rsid w:val="671410F4"/>
    <w:rsid w:val="672C19F7"/>
    <w:rsid w:val="678CE564"/>
    <w:rsid w:val="6799CF73"/>
    <w:rsid w:val="67B606F0"/>
    <w:rsid w:val="67E38C8A"/>
    <w:rsid w:val="67FD70CF"/>
    <w:rsid w:val="67FFB379"/>
    <w:rsid w:val="68110F17"/>
    <w:rsid w:val="68934A20"/>
    <w:rsid w:val="68957712"/>
    <w:rsid w:val="68CCEB34"/>
    <w:rsid w:val="68E62CB0"/>
    <w:rsid w:val="68FC74A2"/>
    <w:rsid w:val="6905AE4A"/>
    <w:rsid w:val="692C038B"/>
    <w:rsid w:val="693E0BB4"/>
    <w:rsid w:val="69792910"/>
    <w:rsid w:val="699BF11C"/>
    <w:rsid w:val="6A0B24DA"/>
    <w:rsid w:val="6A4407ED"/>
    <w:rsid w:val="6AD2F1C4"/>
    <w:rsid w:val="6AD43A79"/>
    <w:rsid w:val="6AE9E16D"/>
    <w:rsid w:val="6AFF7A22"/>
    <w:rsid w:val="6B1E208C"/>
    <w:rsid w:val="6B9DDB3B"/>
    <w:rsid w:val="6BAED59B"/>
    <w:rsid w:val="6BB3AD21"/>
    <w:rsid w:val="6BEA8F7B"/>
    <w:rsid w:val="6BFBAE6D"/>
    <w:rsid w:val="6C675EAA"/>
    <w:rsid w:val="6C8E3A63"/>
    <w:rsid w:val="6D438D3C"/>
    <w:rsid w:val="6DC6C775"/>
    <w:rsid w:val="6E21AB6D"/>
    <w:rsid w:val="6E2236C6"/>
    <w:rsid w:val="6E2FA1A2"/>
    <w:rsid w:val="6E332B62"/>
    <w:rsid w:val="6E61031B"/>
    <w:rsid w:val="6EB33F3F"/>
    <w:rsid w:val="6EBCAA6C"/>
    <w:rsid w:val="6EEA1731"/>
    <w:rsid w:val="6EFC071A"/>
    <w:rsid w:val="6F238DDC"/>
    <w:rsid w:val="6F3986CD"/>
    <w:rsid w:val="6F601224"/>
    <w:rsid w:val="6FB28D75"/>
    <w:rsid w:val="7015CC2C"/>
    <w:rsid w:val="703C8447"/>
    <w:rsid w:val="705E6EE5"/>
    <w:rsid w:val="708554B8"/>
    <w:rsid w:val="70F9284A"/>
    <w:rsid w:val="70FF8EEC"/>
    <w:rsid w:val="71135493"/>
    <w:rsid w:val="71189D72"/>
    <w:rsid w:val="713AC09A"/>
    <w:rsid w:val="713CC6B5"/>
    <w:rsid w:val="71D8F95C"/>
    <w:rsid w:val="7202ACD4"/>
    <w:rsid w:val="722ECF13"/>
    <w:rsid w:val="724C9BFF"/>
    <w:rsid w:val="7257DB64"/>
    <w:rsid w:val="728B4475"/>
    <w:rsid w:val="728B64E1"/>
    <w:rsid w:val="72BD8C37"/>
    <w:rsid w:val="72E88125"/>
    <w:rsid w:val="731458D6"/>
    <w:rsid w:val="7322CC32"/>
    <w:rsid w:val="7323185B"/>
    <w:rsid w:val="7375472E"/>
    <w:rsid w:val="7386EA9F"/>
    <w:rsid w:val="73C4AD1A"/>
    <w:rsid w:val="73C50788"/>
    <w:rsid w:val="73C6D92B"/>
    <w:rsid w:val="73C90F5D"/>
    <w:rsid w:val="73CFCC84"/>
    <w:rsid w:val="73F62BA7"/>
    <w:rsid w:val="742E7389"/>
    <w:rsid w:val="74775836"/>
    <w:rsid w:val="747A4D1E"/>
    <w:rsid w:val="7483E9FD"/>
    <w:rsid w:val="74EF8A11"/>
    <w:rsid w:val="7557F61D"/>
    <w:rsid w:val="758D18DF"/>
    <w:rsid w:val="75C88246"/>
    <w:rsid w:val="75F71E67"/>
    <w:rsid w:val="761FD940"/>
    <w:rsid w:val="762A4908"/>
    <w:rsid w:val="76688CBD"/>
    <w:rsid w:val="767233B7"/>
    <w:rsid w:val="769BFD72"/>
    <w:rsid w:val="76C22BD2"/>
    <w:rsid w:val="7740500B"/>
    <w:rsid w:val="777737B2"/>
    <w:rsid w:val="778D0114"/>
    <w:rsid w:val="78099924"/>
    <w:rsid w:val="786B9603"/>
    <w:rsid w:val="78AE9B02"/>
    <w:rsid w:val="78B257F5"/>
    <w:rsid w:val="78F58037"/>
    <w:rsid w:val="791CD0D0"/>
    <w:rsid w:val="79512377"/>
    <w:rsid w:val="7966C573"/>
    <w:rsid w:val="798F01B5"/>
    <w:rsid w:val="7992DDE2"/>
    <w:rsid w:val="79E21973"/>
    <w:rsid w:val="7A019039"/>
    <w:rsid w:val="7A562BC4"/>
    <w:rsid w:val="7AD092DD"/>
    <w:rsid w:val="7B013CC6"/>
    <w:rsid w:val="7B23E559"/>
    <w:rsid w:val="7B3A25AE"/>
    <w:rsid w:val="7B43B29A"/>
    <w:rsid w:val="7B4A5C02"/>
    <w:rsid w:val="7B631F46"/>
    <w:rsid w:val="7B9D215C"/>
    <w:rsid w:val="7BA746D9"/>
    <w:rsid w:val="7BA7B688"/>
    <w:rsid w:val="7BCFBD6A"/>
    <w:rsid w:val="7C163386"/>
    <w:rsid w:val="7C16C434"/>
    <w:rsid w:val="7C264648"/>
    <w:rsid w:val="7C3C2C0B"/>
    <w:rsid w:val="7C6A7050"/>
    <w:rsid w:val="7CC7B6A5"/>
    <w:rsid w:val="7CD417F6"/>
    <w:rsid w:val="7CFBEDFE"/>
    <w:rsid w:val="7D067E97"/>
    <w:rsid w:val="7D1890E9"/>
    <w:rsid w:val="7D354D9E"/>
    <w:rsid w:val="7D7DBC61"/>
    <w:rsid w:val="7E1ED31C"/>
    <w:rsid w:val="7E2D7368"/>
    <w:rsid w:val="7E2E57AA"/>
    <w:rsid w:val="7E3BEB48"/>
    <w:rsid w:val="7E552492"/>
    <w:rsid w:val="7E731541"/>
    <w:rsid w:val="7E8D11A5"/>
    <w:rsid w:val="7EEA3198"/>
    <w:rsid w:val="7F4E9277"/>
    <w:rsid w:val="7F8D97B7"/>
    <w:rsid w:val="7F93C3DE"/>
    <w:rsid w:val="7F9606ED"/>
    <w:rsid w:val="7F965527"/>
    <w:rsid w:val="7FB15A12"/>
    <w:rsid w:val="7FEF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5DBA9"/>
  <w15:chartTrackingRefBased/>
  <w15:docId w15:val="{C3923417-1A3F-4062-B11A-05F046E7D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uiPriority w:val="9"/>
    <w:name w:val="heading 1"/>
    <w:basedOn w:val="Normal"/>
    <w:next w:val="Normal"/>
    <w:qFormat/>
    <w:rsid w:val="53065242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3065242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3065242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0343D3C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343D3C3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343D3C3"/>
    <w:pPr>
      <w:spacing w:after="0"/>
    </w:pPr>
  </w:style>
  <w:style w:type="character" w:styleId="Hyperlink">
    <w:name w:val="Hyperlink"/>
    <w:basedOn w:val="DefaultParagraphFont"/>
    <w:uiPriority w:val="99"/>
    <w:unhideWhenUsed/>
    <w:rsid w:val="0343D3C3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0343D3C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7140D79BC95648A42FB0EBCA63D251" ma:contentTypeVersion="3" ma:contentTypeDescription="Een nieuw document maken." ma:contentTypeScope="" ma:versionID="ea0577cfcfd358881fa42d9cb1a87924">
  <xsd:schema xmlns:xsd="http://www.w3.org/2001/XMLSchema" xmlns:xs="http://www.w3.org/2001/XMLSchema" xmlns:p="http://schemas.microsoft.com/office/2006/metadata/properties" xmlns:ns2="d980e4e4-242c-4105-a44e-93ba78c89ad9" targetNamespace="http://schemas.microsoft.com/office/2006/metadata/properties" ma:root="true" ma:fieldsID="24829fd930edaea01781ff18bc614d12" ns2:_="">
    <xsd:import namespace="d980e4e4-242c-4105-a44e-93ba78c89a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0e4e4-242c-4105-a44e-93ba78c89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4B677E-2923-4F94-81D6-7F904DA7F6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8F66336-8706-4926-8955-2FE27CCE96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FEF9A8-1964-4091-814D-390A77634F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80e4e4-242c-4105-a44e-93ba78c89a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Saskia Schoefs</dc:creator>
  <keywords/>
  <dc:description/>
  <lastModifiedBy>Saskia Schoefs</lastModifiedBy>
  <revision>5</revision>
  <dcterms:created xsi:type="dcterms:W3CDTF">2025-09-30T14:15:00.0000000Z</dcterms:created>
  <dcterms:modified xsi:type="dcterms:W3CDTF">2025-10-09T19:05:02.4447373Z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0x010100F37140D79BC95648A42FB0EBCA63D251</vt:lpwstr>
  </property>
</Properties>
</file>