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5474" w:rsidP="27545D09" w:rsidRDefault="34BDD55A" w14:paraId="6C4AC13C" w14:textId="61B5FD1E">
      <w:pPr>
        <w:rPr>
          <w:rFonts w:ascii="Aptos" w:hAnsi="Aptos" w:eastAsia="Aptos" w:cs="Aptos"/>
          <w:b w:val="0"/>
          <w:bCs w:val="0"/>
          <w:i w:val="0"/>
          <w:iCs w:val="0"/>
          <w:caps w:val="0"/>
          <w:smallCaps w:val="0"/>
          <w:noProof w:val="0"/>
          <w:color w:val="000000" w:themeColor="text1" w:themeTint="FF" w:themeShade="FF"/>
          <w:sz w:val="32"/>
          <w:szCs w:val="32"/>
          <w:lang w:val="nl-NL"/>
        </w:rPr>
      </w:pPr>
      <w:r w:rsidRPr="27545D09" w:rsidR="3DC61B56">
        <w:rPr>
          <w:rFonts w:ascii="Aptos" w:hAnsi="Aptos" w:eastAsia="Aptos" w:cs="Aptos"/>
          <w:b w:val="0"/>
          <w:bCs w:val="0"/>
          <w:i w:val="0"/>
          <w:iCs w:val="0"/>
          <w:caps w:val="0"/>
          <w:smallCaps w:val="0"/>
          <w:noProof w:val="0"/>
          <w:color w:val="000000" w:themeColor="text1" w:themeTint="FF" w:themeShade="FF"/>
          <w:sz w:val="32"/>
          <w:szCs w:val="32"/>
          <w:lang w:val="nl-NL"/>
        </w:rPr>
        <w:t>ANTWOORDAPPARAAT</w:t>
      </w:r>
    </w:p>
    <w:p w:rsidR="00BB5474" w:rsidP="5AD10C44" w:rsidRDefault="34BDD55A" w14:paraId="50B93C2D" w14:textId="3E566BA0">
      <w:pPr>
        <w:rPr>
          <w:rFonts w:ascii="Aptos" w:hAnsi="Aptos" w:eastAsia="Aptos" w:cs="Aptos"/>
          <w:b w:val="0"/>
          <w:bCs w:val="0"/>
          <w:i w:val="0"/>
          <w:iCs w:val="0"/>
          <w:caps w:val="0"/>
          <w:smallCaps w:val="0"/>
          <w:noProof w:val="0"/>
          <w:color w:val="000000" w:themeColor="text1" w:themeTint="FF" w:themeShade="FF"/>
          <w:sz w:val="32"/>
          <w:szCs w:val="32"/>
          <w:lang w:val="nl-NL"/>
        </w:rPr>
      </w:pPr>
      <w:r w:rsidRPr="5AD10C44" w:rsidR="3DC61B56">
        <w:rPr>
          <w:rFonts w:ascii="Aptos" w:hAnsi="Aptos" w:eastAsia="Aptos" w:cs="Aptos"/>
          <w:b w:val="0"/>
          <w:bCs w:val="0"/>
          <w:i w:val="0"/>
          <w:iCs w:val="0"/>
          <w:caps w:val="0"/>
          <w:smallCaps w:val="0"/>
          <w:noProof w:val="0"/>
          <w:color w:val="000000" w:themeColor="text1" w:themeTint="FF" w:themeShade="FF"/>
          <w:sz w:val="32"/>
          <w:szCs w:val="32"/>
          <w:lang w:val="nl-NL"/>
        </w:rPr>
        <w:t xml:space="preserve">Plak hieronder EERST de versie die je zelf schreef, </w:t>
      </w:r>
      <w:r w:rsidRPr="5AD10C44" w:rsidR="3DC61B56">
        <w:rPr>
          <w:rFonts w:ascii="Aptos" w:hAnsi="Aptos" w:eastAsia="Aptos" w:cs="Aptos"/>
          <w:b w:val="0"/>
          <w:bCs w:val="0"/>
          <w:i w:val="0"/>
          <w:iCs w:val="0"/>
          <w:caps w:val="0"/>
          <w:smallCaps w:val="0"/>
          <w:noProof w:val="0"/>
          <w:color w:val="FF0000"/>
          <w:sz w:val="32"/>
          <w:szCs w:val="32"/>
          <w:lang w:val="nl-NL"/>
        </w:rPr>
        <w:t>DAN de prompts die je aan AI gaf</w:t>
      </w:r>
      <w:r w:rsidRPr="5AD10C44" w:rsidR="3DC61B56">
        <w:rPr>
          <w:rFonts w:ascii="Aptos" w:hAnsi="Aptos" w:eastAsia="Aptos" w:cs="Aptos"/>
          <w:b w:val="0"/>
          <w:bCs w:val="0"/>
          <w:i w:val="0"/>
          <w:iCs w:val="0"/>
          <w:caps w:val="0"/>
          <w:smallCaps w:val="0"/>
          <w:noProof w:val="0"/>
          <w:color w:val="000000" w:themeColor="text1" w:themeTint="FF" w:themeShade="FF"/>
          <w:sz w:val="32"/>
          <w:szCs w:val="32"/>
          <w:lang w:val="nl-NL"/>
        </w:rPr>
        <w:t xml:space="preserve"> en TOT SLOT de versie van AI. </w:t>
      </w:r>
    </w:p>
    <w:p w:rsidR="00BB5474" w:rsidP="5AD10C44" w:rsidRDefault="34BDD55A" w14:paraId="5F8DCAB9" w14:textId="36B4DD76">
      <w:pPr>
        <w:rPr>
          <w:rFonts w:ascii="Aptos" w:hAnsi="Aptos" w:eastAsia="Aptos" w:cs="Aptos"/>
          <w:b w:val="0"/>
          <w:bCs w:val="0"/>
          <w:i w:val="0"/>
          <w:iCs w:val="0"/>
          <w:caps w:val="0"/>
          <w:smallCaps w:val="0"/>
          <w:noProof w:val="0"/>
          <w:color w:val="000000" w:themeColor="text1" w:themeTint="FF" w:themeShade="FF"/>
          <w:sz w:val="32"/>
          <w:szCs w:val="32"/>
          <w:highlight w:val="cyan"/>
          <w:lang w:val="nl-NL"/>
        </w:rPr>
      </w:pPr>
      <w:r w:rsidRPr="5AD10C44" w:rsidR="3DC61B56">
        <w:rPr>
          <w:rFonts w:ascii="Aptos" w:hAnsi="Aptos" w:eastAsia="Aptos" w:cs="Aptos"/>
          <w:b w:val="0"/>
          <w:bCs w:val="0"/>
          <w:i w:val="0"/>
          <w:iCs w:val="0"/>
          <w:caps w:val="0"/>
          <w:smallCaps w:val="0"/>
          <w:noProof w:val="0"/>
          <w:color w:val="000000" w:themeColor="text1" w:themeTint="FF" w:themeShade="FF"/>
          <w:sz w:val="32"/>
          <w:szCs w:val="32"/>
          <w:highlight w:val="cyan"/>
          <w:lang w:val="nl-NL"/>
        </w:rPr>
        <w:t>Geef achteraf je eigen commentaar: werd het beter?</w:t>
      </w:r>
    </w:p>
    <w:p w:rsidR="00BB5474" w:rsidP="27545D09" w:rsidRDefault="34BDD55A" w14:paraId="71FA0955" w14:textId="720B9FF5">
      <w:pPr>
        <w:rPr>
          <w:b w:val="1"/>
          <w:bCs w:val="1"/>
        </w:rPr>
      </w:pPr>
    </w:p>
    <w:p w:rsidR="00BB5474" w:rsidRDefault="34BDD55A" w14:paraId="4669ADD5" w14:textId="7F81F912">
      <w:r>
        <w:br w:type="page"/>
      </w:r>
    </w:p>
    <w:p w:rsidR="00BB5474" w:rsidP="27545D09" w:rsidRDefault="34BDD55A" w14:paraId="7B5CAEB5" w14:textId="61631BA9">
      <w:pPr>
        <w:pStyle w:val="Normal"/>
      </w:pPr>
      <w:r w:rsidRPr="27545D09" w:rsidR="3EBBD4D1">
        <w:rPr>
          <w:b w:val="1"/>
          <w:bCs w:val="1"/>
        </w:rPr>
        <w:t>Pieter</w:t>
      </w:r>
      <w:r>
        <w:br/>
      </w:r>
      <w:r w:rsidR="381ADF79">
        <w:rPr/>
        <w:t>Zonder AI:</w:t>
      </w:r>
      <w:r>
        <w:br/>
      </w:r>
    </w:p>
    <w:p w:rsidR="30598324" w:rsidRDefault="30598324" w14:paraId="6CBBF172" w14:textId="127116DC">
      <w:r>
        <w:t>Onderwerp: Oplossing voor bestelling van 27 februari 2025</w:t>
      </w:r>
    </w:p>
    <w:p w:rsidR="30598324" w:rsidP="16BC87EE" w:rsidRDefault="30598324" w14:paraId="4CC2AF9D" w14:textId="0D2553C6">
      <w:r>
        <w:t xml:space="preserve"> </w:t>
      </w:r>
    </w:p>
    <w:p w:rsidR="30598324" w:rsidP="16BC87EE" w:rsidRDefault="30598324" w14:paraId="65DFCB0A" w14:textId="64C43D53">
      <w:r>
        <w:t xml:space="preserve">Geachte meneer </w:t>
      </w:r>
      <w:proofErr w:type="spellStart"/>
      <w:r>
        <w:t>Punie</w:t>
      </w:r>
      <w:proofErr w:type="spellEnd"/>
    </w:p>
    <w:p w:rsidR="30598324" w:rsidP="16BC87EE" w:rsidRDefault="30598324" w14:paraId="61AE0F28" w14:textId="484CDF22">
      <w:r>
        <w:t xml:space="preserve"> </w:t>
      </w:r>
    </w:p>
    <w:p w:rsidR="30598324" w:rsidP="16BC87EE" w:rsidRDefault="30598324" w14:paraId="25004A30" w14:textId="65E3AFBC">
      <w:r>
        <w:t xml:space="preserve">Bedankt voor uw bericht. Allereerst wil ik mijn oprechte excuses aanbieden voor de problemen bij de bestelling van 27 februari 2025. Door interne miscommunicatie werd de benodigde software niet geïnstalleerd, en werd de bestelling ook te laat verstuurd. </w:t>
      </w:r>
    </w:p>
    <w:p w:rsidR="30598324" w:rsidP="16BC87EE" w:rsidRDefault="30598324" w14:paraId="626F5F0E" w14:textId="08BB174B">
      <w:r>
        <w:t xml:space="preserve"> </w:t>
      </w:r>
    </w:p>
    <w:p w:rsidR="30598324" w:rsidP="16BC87EE" w:rsidRDefault="30598324" w14:paraId="68CB2602" w14:textId="5A886DB8">
      <w:r>
        <w:t>Om dit recht te zetten installeren wij per direct de nodige software, en zal een collega van mij de laptops morgen zelf bezorgen. Daarnaast bieden wij jullie ook graag 15% korting aan op de volgende bestelling.</w:t>
      </w:r>
    </w:p>
    <w:p w:rsidR="30598324" w:rsidP="16BC87EE" w:rsidRDefault="30598324" w14:paraId="50E6B354" w14:textId="58610BDF">
      <w:r>
        <w:t xml:space="preserve"> </w:t>
      </w:r>
    </w:p>
    <w:p w:rsidR="30598324" w:rsidP="16BC87EE" w:rsidRDefault="30598324" w14:paraId="4B8962E8" w14:textId="431005C9">
      <w:r w:rsidR="30598324">
        <w:rPr/>
        <w:t xml:space="preserve">Wij hopen dat dit een gepaste </w:t>
      </w:r>
      <w:r w:rsidRPr="5AD10C44" w:rsidR="30598324">
        <w:rPr>
          <w:highlight w:val="green"/>
          <w:rPrChange w:author="Saskia Schoefs" w:date="2025-10-20T07:01:26.952Z" w:id="565230394"/>
        </w:rPr>
        <w:t xml:space="preserve">oplossing </w:t>
      </w:r>
      <w:r w:rsidRPr="5AD10C44" w:rsidR="30598324">
        <w:rPr>
          <w:highlight w:val="green"/>
          <w:rPrChange w:author="Saskia Schoefs" w:date="2025-10-20T07:01:26.955Z" w:id="1541593108"/>
        </w:rPr>
        <w:t>oplossing</w:t>
      </w:r>
      <w:r w:rsidR="30598324">
        <w:rPr/>
        <w:t xml:space="preserve"> is voor u en danken u voor uw begrip en vertrouwen in ACX IT WORLD.</w:t>
      </w:r>
    </w:p>
    <w:p w:rsidR="30598324" w:rsidP="16BC87EE" w:rsidRDefault="30598324" w14:paraId="051236FA" w14:textId="4070726B">
      <w:r>
        <w:t xml:space="preserve"> </w:t>
      </w:r>
    </w:p>
    <w:p w:rsidR="30598324" w:rsidP="16BC87EE" w:rsidRDefault="30598324" w14:paraId="3E58CD47" w14:textId="240A1BF2">
      <w:r>
        <w:t>Als u nog vragen heeft, mag u ons altijd contacteren. Wij helpen u graag verder.</w:t>
      </w:r>
    </w:p>
    <w:p w:rsidR="30598324" w:rsidP="16BC87EE" w:rsidRDefault="30598324" w14:paraId="30CEA178" w14:textId="769CBB3A">
      <w:r w:rsidR="30598324">
        <w:rPr/>
        <w:t xml:space="preserve"> </w:t>
      </w:r>
      <w:ins w:author="Saskia Schoefs" w:date="2025-10-20T07:01:40.164Z" w:id="539122930">
        <w:r w:rsidR="095BE139">
          <w:t>Prima stijl, Pieter!</w:t>
        </w:r>
      </w:ins>
      <w:ins w:author="Saskia Schoefs" w:date="2025-10-20T07:02:15.789Z" w:id="2047085457">
        <w:r w:rsidR="095BE139">
          <w:t xml:space="preserve"> Ik snap waarom je geen AI nodig hebt.</w:t>
        </w:r>
      </w:ins>
    </w:p>
    <w:p w:rsidR="30598324" w:rsidP="16BC87EE" w:rsidRDefault="30598324" w14:paraId="0E6E037C" w14:textId="442E46AB">
      <w:r>
        <w:t>Met vriendelijke groet</w:t>
      </w:r>
    </w:p>
    <w:p w:rsidR="30598324" w:rsidP="16BC87EE" w:rsidRDefault="30598324" w14:paraId="50CC3858" w14:textId="02E97384">
      <w:r>
        <w:t xml:space="preserve">Pieter </w:t>
      </w:r>
      <w:proofErr w:type="spellStart"/>
      <w:r>
        <w:t>Dugardyn</w:t>
      </w:r>
      <w:proofErr w:type="spellEnd"/>
    </w:p>
    <w:p w:rsidR="30598324" w:rsidP="16BC87EE" w:rsidRDefault="30598324" w14:paraId="2765A450" w14:textId="28861E6F">
      <w:r>
        <w:t>IT-medewerker</w:t>
      </w:r>
    </w:p>
    <w:p w:rsidRPr="00AD0B42" w:rsidR="30598324" w:rsidP="16BC87EE" w:rsidRDefault="30598324" w14:paraId="43FCAA60" w14:textId="47E3F821">
      <w:pPr>
        <w:rPr>
          <w:lang w:val="en-US"/>
        </w:rPr>
      </w:pPr>
      <w:r w:rsidRPr="00AD0B42">
        <w:rPr>
          <w:lang w:val="en-US"/>
        </w:rPr>
        <w:t>ACX IT WORLD</w:t>
      </w:r>
    </w:p>
    <w:p w:rsidRPr="00AD0B42" w:rsidR="30C3FF9B" w:rsidRDefault="30C3FF9B" w14:paraId="45CC522B" w14:textId="65486636">
      <w:pPr>
        <w:rPr>
          <w:lang w:val="en-US"/>
        </w:rPr>
      </w:pPr>
    </w:p>
    <w:p w:rsidRPr="00EB47E0" w:rsidR="2E74BF2B" w:rsidP="5892C40A" w:rsidRDefault="30598324" w14:paraId="5522A119" w14:textId="21233A29">
      <w:pPr>
        <w:spacing w:before="240" w:after="240"/>
        <w:rPr>
          <w:rFonts w:ascii="Aptos" w:hAnsi="Aptos" w:eastAsia="Aptos" w:cs="Aptos"/>
          <w:lang w:val="nl-BE"/>
        </w:rPr>
      </w:pPr>
      <w:r w:rsidRPr="50B446B5">
        <w:rPr>
          <w:lang w:val="nl-BE"/>
        </w:rPr>
        <w:t>Met AI:</w:t>
      </w:r>
      <w:r>
        <w:br/>
      </w:r>
      <w:r w:rsidRPr="50B446B5" w:rsidR="2ABA31B0">
        <w:rPr>
          <w:lang w:val="nl-BE"/>
        </w:rPr>
        <w:t>Prompt:</w:t>
      </w:r>
      <w:r>
        <w:br/>
      </w:r>
      <w:r w:rsidRPr="50B446B5" w:rsidR="7FF195B1">
        <w:rPr>
          <w:rFonts w:ascii="Aptos" w:hAnsi="Aptos" w:eastAsia="Aptos" w:cs="Aptos"/>
        </w:rPr>
        <w:t>Ik zou graag volgende mail naar een klant sturen naar aanleiding van een voicemail-bericht van hem. Verbeter deze mail waar nodig, en let op juist taalgebruik. Vermijd naamwoordconstructies en maak de mail niet onnodig beleefd.</w:t>
      </w:r>
      <w:r>
        <w:br/>
      </w:r>
      <w:r>
        <w:br/>
      </w:r>
      <w:r w:rsidRPr="68D793FE" w:rsidR="0A8FC2EC">
        <w:rPr>
          <w:rFonts w:ascii="Aptos" w:hAnsi="Aptos" w:eastAsia="Aptos" w:cs="Aptos"/>
        </w:rPr>
        <w:t>Antwoord:</w:t>
      </w:r>
      <w:r>
        <w:br/>
      </w:r>
      <w:r w:rsidRPr="5892C40A" w:rsidR="41C260D5">
        <w:rPr>
          <w:rFonts w:ascii="Aptos" w:hAnsi="Aptos" w:eastAsia="Aptos" w:cs="Aptos"/>
          <w:b/>
          <w:bCs/>
        </w:rPr>
        <w:t>Onderwerp:</w:t>
      </w:r>
      <w:r w:rsidRPr="5892C40A" w:rsidR="41C260D5">
        <w:rPr>
          <w:rFonts w:ascii="Aptos" w:hAnsi="Aptos" w:eastAsia="Aptos" w:cs="Aptos"/>
        </w:rPr>
        <w:t xml:space="preserve"> Oplossing voor bestelling van 27 februari 2025</w:t>
      </w:r>
    </w:p>
    <w:p w:rsidRPr="00EB47E0" w:rsidR="2E74BF2B" w:rsidP="5892C40A" w:rsidRDefault="41C260D5" w14:paraId="1635920B" w14:textId="18C4C6DE">
      <w:pPr>
        <w:spacing w:before="240" w:after="240"/>
      </w:pPr>
      <w:r w:rsidRPr="5892C40A">
        <w:rPr>
          <w:rFonts w:ascii="Aptos" w:hAnsi="Aptos" w:eastAsia="Aptos" w:cs="Aptos"/>
        </w:rPr>
        <w:t xml:space="preserve">Geachte meneer </w:t>
      </w:r>
      <w:proofErr w:type="spellStart"/>
      <w:r w:rsidRPr="5892C40A">
        <w:rPr>
          <w:rFonts w:ascii="Aptos" w:hAnsi="Aptos" w:eastAsia="Aptos" w:cs="Aptos"/>
        </w:rPr>
        <w:t>Punie</w:t>
      </w:r>
      <w:proofErr w:type="spellEnd"/>
    </w:p>
    <w:p w:rsidRPr="00EB47E0" w:rsidR="2E74BF2B" w:rsidP="5892C40A" w:rsidRDefault="41C260D5" w14:paraId="1472115C" w14:textId="08FCB41F">
      <w:pPr>
        <w:spacing w:before="240" w:after="240"/>
      </w:pPr>
      <w:r w:rsidRPr="5892C40A">
        <w:rPr>
          <w:rFonts w:ascii="Aptos" w:hAnsi="Aptos" w:eastAsia="Aptos" w:cs="Aptos"/>
        </w:rPr>
        <w:t>Bedankt voor uw bericht. Onze excuses voor de problemen met de bestelling van 27 februari 2025. Door een interne miscommunicatie werd de benodigde software niet geïnstalleerd en vertrok de bestelling te laat.</w:t>
      </w:r>
    </w:p>
    <w:p w:rsidRPr="00EB47E0" w:rsidR="2E74BF2B" w:rsidP="5892C40A" w:rsidRDefault="41C260D5" w14:paraId="20833CA2" w14:textId="029BA381">
      <w:pPr>
        <w:spacing w:before="240" w:after="240"/>
      </w:pPr>
      <w:r w:rsidRPr="5892C40A">
        <w:rPr>
          <w:rFonts w:ascii="Aptos" w:hAnsi="Aptos" w:eastAsia="Aptos" w:cs="Aptos"/>
        </w:rPr>
        <w:t>We installeren vandaag nog de juiste software. Een collega levert de laptops morgen persoonlijk bij u af. Daarnaast bieden we u graag 15% korting aan op uw volgende bestelling.</w:t>
      </w:r>
    </w:p>
    <w:p w:rsidRPr="00EB47E0" w:rsidR="2E74BF2B" w:rsidP="5892C40A" w:rsidRDefault="41C260D5" w14:paraId="6C230F8A" w14:textId="67306381">
      <w:pPr>
        <w:spacing w:before="240" w:after="240"/>
      </w:pPr>
      <w:r w:rsidRPr="5892C40A">
        <w:rPr>
          <w:rFonts w:ascii="Aptos" w:hAnsi="Aptos" w:eastAsia="Aptos" w:cs="Aptos"/>
        </w:rPr>
        <w:t>We hopen dat deze oplossing voor u passend is en danken u voor uw begrip en het vertrouwen in ACX IT WORLD.</w:t>
      </w:r>
    </w:p>
    <w:p w:rsidRPr="00EB47E0" w:rsidR="2E74BF2B" w:rsidP="5892C40A" w:rsidRDefault="41C260D5" w14:paraId="2FEC3230" w14:textId="7C72F124">
      <w:pPr>
        <w:spacing w:before="240" w:after="240"/>
      </w:pPr>
      <w:r w:rsidRPr="5892C40A">
        <w:rPr>
          <w:rFonts w:ascii="Aptos" w:hAnsi="Aptos" w:eastAsia="Aptos" w:cs="Aptos"/>
        </w:rPr>
        <w:t>Als u nog vragen hebt, mag u ons altijd contacteren. We helpen u graag verder.</w:t>
      </w:r>
    </w:p>
    <w:p w:rsidRPr="00EB47E0" w:rsidR="2E74BF2B" w:rsidP="5892C40A" w:rsidRDefault="41C260D5" w14:paraId="2CE0B26F" w14:textId="720EA7EF">
      <w:pPr>
        <w:spacing w:before="240" w:after="240"/>
      </w:pPr>
      <w:r w:rsidRPr="5892C40A">
        <w:rPr>
          <w:rFonts w:ascii="Aptos" w:hAnsi="Aptos" w:eastAsia="Aptos" w:cs="Aptos"/>
        </w:rPr>
        <w:t>Met vriendelijke groet</w:t>
      </w:r>
      <w:r w:rsidR="30598324">
        <w:br/>
      </w:r>
      <w:r w:rsidRPr="5892C40A">
        <w:rPr>
          <w:rFonts w:ascii="Aptos" w:hAnsi="Aptos" w:eastAsia="Aptos" w:cs="Aptos"/>
        </w:rPr>
        <w:t xml:space="preserve"> </w:t>
      </w:r>
      <w:r w:rsidRPr="5892C40A">
        <w:rPr>
          <w:rFonts w:ascii="Aptos" w:hAnsi="Aptos" w:eastAsia="Aptos" w:cs="Aptos"/>
          <w:b/>
          <w:bCs/>
        </w:rPr>
        <w:t xml:space="preserve">Pieter </w:t>
      </w:r>
      <w:proofErr w:type="spellStart"/>
      <w:r w:rsidRPr="5892C40A">
        <w:rPr>
          <w:rFonts w:ascii="Aptos" w:hAnsi="Aptos" w:eastAsia="Aptos" w:cs="Aptos"/>
          <w:b/>
          <w:bCs/>
        </w:rPr>
        <w:t>Dugardyn</w:t>
      </w:r>
      <w:proofErr w:type="spellEnd"/>
      <w:r w:rsidR="30598324">
        <w:br/>
      </w:r>
      <w:r w:rsidRPr="5892C40A">
        <w:rPr>
          <w:rFonts w:ascii="Aptos" w:hAnsi="Aptos" w:eastAsia="Aptos" w:cs="Aptos"/>
        </w:rPr>
        <w:t xml:space="preserve"> IT-medewerker</w:t>
      </w:r>
      <w:r w:rsidR="30598324">
        <w:br/>
      </w:r>
      <w:r w:rsidRPr="5892C40A">
        <w:rPr>
          <w:rFonts w:ascii="Aptos" w:hAnsi="Aptos" w:eastAsia="Aptos" w:cs="Aptos"/>
        </w:rPr>
        <w:t xml:space="preserve"> </w:t>
      </w:r>
      <w:r w:rsidRPr="5892C40A">
        <w:rPr>
          <w:rFonts w:ascii="Aptos" w:hAnsi="Aptos" w:eastAsia="Aptos" w:cs="Aptos"/>
          <w:b/>
          <w:bCs/>
        </w:rPr>
        <w:t>ACX IT WORLD</w:t>
      </w:r>
    </w:p>
    <w:p w:rsidRPr="00EB47E0" w:rsidR="2E74BF2B" w:rsidRDefault="2E74BF2B" w14:paraId="27B7AC8B" w14:textId="78F6F491"/>
    <w:p w:rsidRPr="00EB47E0" w:rsidR="3C1BAC47" w:rsidP="3C1BAC47" w:rsidRDefault="3C1BAC47" w14:paraId="29529017" w14:textId="73632F6C">
      <w:pPr>
        <w:rPr>
          <w:lang w:val="nl-BE"/>
        </w:rPr>
      </w:pPr>
    </w:p>
    <w:p w:rsidRPr="00EB47E0" w:rsidR="1D0ABDCC" w:rsidP="1D0ABDCC" w:rsidRDefault="1D0ABDCC" w14:paraId="5CFCD48F" w14:textId="15A9C28A">
      <w:pPr>
        <w:rPr>
          <w:lang w:val="nl-BE"/>
        </w:rPr>
      </w:pPr>
    </w:p>
    <w:p w:rsidR="00D03AE0" w:rsidRDefault="00D03AE0" w14:paraId="7ED8C0B8" w14:textId="6BA552E6">
      <w:pPr>
        <w:rPr>
          <w:lang w:val="nl-BE"/>
        </w:rPr>
      </w:pPr>
      <w:r>
        <w:rPr>
          <w:lang w:val="nl-BE"/>
        </w:rPr>
        <w:br w:type="page"/>
      </w:r>
    </w:p>
    <w:p w:rsidRPr="00D515C1" w:rsidR="00A00E59" w:rsidP="00B47468" w:rsidRDefault="00924FA1" w14:paraId="185EB86C" w14:textId="573F1297">
      <w:pPr>
        <w:spacing w:after="0"/>
        <w:rPr>
          <w:lang w:val="nl-BE"/>
        </w:rPr>
      </w:pPr>
      <w:r w:rsidRPr="00EB47E0">
        <w:rPr>
          <w:lang w:val="nl-BE"/>
        </w:rPr>
        <w:t>G</w:t>
      </w:r>
      <w:proofErr w:type="spellStart"/>
      <w:r w:rsidRPr="00FE7C71" w:rsidR="00620B5E">
        <w:rPr>
          <w:lang w:val="nl-BE"/>
        </w:rPr>
        <w:t>er</w:t>
      </w:r>
      <w:r w:rsidRPr="00FE7C71" w:rsidR="007172FE">
        <w:rPr>
          <w:lang w:val="nl-BE"/>
        </w:rPr>
        <w:t>t</w:t>
      </w:r>
      <w:proofErr w:type="spellEnd"/>
      <w:r w:rsidRPr="00FE7C71" w:rsidR="007172FE">
        <w:rPr>
          <w:lang w:val="nl-BE"/>
        </w:rPr>
        <w:t>-Jan</w:t>
      </w:r>
      <w:r w:rsidRPr="00FE7C71" w:rsidR="0025446D">
        <w:rPr>
          <w:lang w:val="nl-BE"/>
        </w:rPr>
        <w:t xml:space="preserve"> Bollen</w:t>
      </w:r>
    </w:p>
    <w:p w:rsidR="00C87287" w:rsidP="00B47468" w:rsidRDefault="00C87287" w14:paraId="5F726ECC" w14:textId="77777777">
      <w:pPr>
        <w:spacing w:after="0"/>
        <w:rPr>
          <w:lang w:val="nl-BE"/>
        </w:rPr>
      </w:pPr>
    </w:p>
    <w:p w:rsidR="006947E7" w:rsidP="00B47468" w:rsidRDefault="00B97414" w14:paraId="65EA4733" w14:textId="63200BD2">
      <w:pPr>
        <w:spacing w:after="0"/>
        <w:rPr>
          <w:lang w:val="nl-BE"/>
        </w:rPr>
      </w:pPr>
      <w:r>
        <w:rPr>
          <w:lang w:val="nl-BE"/>
        </w:rPr>
        <w:t xml:space="preserve">ZONDER </w:t>
      </w:r>
      <w:r w:rsidR="00A36CEE">
        <w:rPr>
          <w:lang w:val="nl-BE"/>
        </w:rPr>
        <w:t>AI</w:t>
      </w:r>
      <w:r w:rsidR="00017F79">
        <w:rPr>
          <w:lang w:val="nl-BE"/>
        </w:rPr>
        <w:t>:</w:t>
      </w:r>
    </w:p>
    <w:p w:rsidR="00017F79" w:rsidP="00B47468" w:rsidRDefault="006D217D" w14:paraId="275657A8" w14:textId="53C91698">
      <w:pPr>
        <w:spacing w:after="0"/>
        <w:rPr>
          <w:lang w:val="nl-BE"/>
        </w:rPr>
      </w:pPr>
      <w:r>
        <w:rPr>
          <w:lang w:val="nl-BE"/>
        </w:rPr>
        <w:t>--</w:t>
      </w:r>
      <w:r w:rsidR="008017C2">
        <w:rPr>
          <w:lang w:val="nl-BE"/>
        </w:rPr>
        <w:t>----</w:t>
      </w:r>
      <w:r w:rsidR="009809EF">
        <w:rPr>
          <w:lang w:val="nl-BE"/>
        </w:rPr>
        <w:t>-</w:t>
      </w:r>
      <w:r w:rsidR="00016815">
        <w:rPr>
          <w:lang w:val="nl-BE"/>
        </w:rPr>
        <w:t>---------------------------------</w:t>
      </w:r>
      <w:r w:rsidR="006104C9">
        <w:rPr>
          <w:lang w:val="nl-BE"/>
        </w:rPr>
        <w:t>----------------------------------</w:t>
      </w:r>
      <w:r w:rsidR="00C14D6D">
        <w:rPr>
          <w:lang w:val="nl-BE"/>
        </w:rPr>
        <w:t>----------------------------</w:t>
      </w:r>
      <w:r w:rsidR="001C706B">
        <w:rPr>
          <w:lang w:val="nl-BE"/>
        </w:rPr>
        <w:t>---------</w:t>
      </w:r>
    </w:p>
    <w:p w:rsidRPr="00D60B23" w:rsidR="00C16B84" w:rsidP="00B47468" w:rsidRDefault="00C16B84" w14:paraId="7005F1CD" w14:textId="4F87C9D2">
      <w:pPr>
        <w:spacing w:after="0"/>
        <w:rPr>
          <w:lang w:val="nl-BE"/>
        </w:rPr>
      </w:pPr>
      <w:r w:rsidRPr="00D60B23">
        <w:rPr>
          <w:lang w:val="nl-BE"/>
        </w:rPr>
        <w:t xml:space="preserve">-Bestelling laptops </w:t>
      </w:r>
      <w:proofErr w:type="spellStart"/>
      <w:r w:rsidRPr="00D60B23">
        <w:rPr>
          <w:lang w:val="nl-BE"/>
        </w:rPr>
        <w:t>Syntra</w:t>
      </w:r>
      <w:proofErr w:type="spellEnd"/>
      <w:r w:rsidRPr="00D60B23">
        <w:rPr>
          <w:lang w:val="nl-BE"/>
        </w:rPr>
        <w:t xml:space="preserve"> PXL-</w:t>
      </w:r>
    </w:p>
    <w:p w:rsidRPr="00D60B23" w:rsidR="00C16B84" w:rsidP="00B47468" w:rsidRDefault="00C16B84" w14:paraId="2F1A320C" w14:textId="77777777">
      <w:pPr>
        <w:spacing w:after="0"/>
        <w:rPr>
          <w:lang w:val="nl-BE"/>
        </w:rPr>
      </w:pPr>
    </w:p>
    <w:p w:rsidRPr="00D60B23" w:rsidR="00C16B84" w:rsidP="00B47468" w:rsidRDefault="00C16B84" w14:paraId="1AFEB17B" w14:textId="77777777">
      <w:pPr>
        <w:spacing w:after="0"/>
        <w:rPr>
          <w:lang w:val="nl-BE"/>
        </w:rPr>
      </w:pPr>
      <w:r w:rsidRPr="00D60B23">
        <w:rPr>
          <w:lang w:val="nl-BE"/>
        </w:rPr>
        <w:t xml:space="preserve">Geachte meneer </w:t>
      </w:r>
      <w:proofErr w:type="spellStart"/>
      <w:r w:rsidRPr="00D60B23">
        <w:rPr>
          <w:lang w:val="nl-BE"/>
        </w:rPr>
        <w:t>Punie</w:t>
      </w:r>
      <w:proofErr w:type="spellEnd"/>
    </w:p>
    <w:p w:rsidRPr="00D60B23" w:rsidR="00C16B84" w:rsidP="00B47468" w:rsidRDefault="00C16B84" w14:paraId="37EB7B39" w14:textId="77777777">
      <w:pPr>
        <w:spacing w:after="0"/>
        <w:rPr>
          <w:lang w:val="nl-BE"/>
        </w:rPr>
      </w:pPr>
    </w:p>
    <w:p w:rsidRPr="00D60B23" w:rsidR="00C16B84" w:rsidP="00B47468" w:rsidRDefault="00C16B84" w14:paraId="5FE314BE" w14:textId="77777777">
      <w:pPr>
        <w:spacing w:after="0"/>
        <w:rPr>
          <w:lang w:val="nl-BE"/>
        </w:rPr>
      </w:pPr>
      <w:r w:rsidRPr="00D60B23">
        <w:rPr>
          <w:lang w:val="nl-BE"/>
        </w:rPr>
        <w:t>Bedankt om ons te contacteren in verband met de bestelling van de laptops.</w:t>
      </w:r>
    </w:p>
    <w:p w:rsidRPr="00D60B23" w:rsidR="00C16B84" w:rsidP="00B47468" w:rsidRDefault="00C16B84" w14:paraId="259FB177" w14:textId="77777777">
      <w:pPr>
        <w:spacing w:after="0"/>
        <w:rPr>
          <w:lang w:val="nl-BE"/>
        </w:rPr>
      </w:pPr>
    </w:p>
    <w:p w:rsidRPr="00D60B23" w:rsidR="00C16B84" w:rsidP="00B47468" w:rsidRDefault="00C16B84" w14:paraId="7A67E00B" w14:textId="77777777">
      <w:pPr>
        <w:spacing w:after="0"/>
        <w:rPr>
          <w:lang w:val="nl-BE"/>
        </w:rPr>
      </w:pPr>
      <w:r w:rsidRPr="5AD10C44" w:rsidR="00C16B84">
        <w:rPr>
          <w:lang w:val="nl-BE"/>
        </w:rPr>
        <w:t xml:space="preserve">U gaf aan dat de 15 laptops te laat geleverd waren en dat de gevraagde software niet was geïnstalleerd. Hierdoor </w:t>
      </w:r>
      <w:r w:rsidRPr="5AD10C44" w:rsidR="00C16B84">
        <w:rPr>
          <w:highlight w:val="cyan"/>
          <w:lang w:val="nl-BE"/>
          <w:rPrChange w:author="Saskia Schoefs" w:date="2025-10-20T07:02:43.2Z" w:id="1608314096">
            <w:rPr>
              <w:lang w:val="nl-BE"/>
            </w:rPr>
          </w:rPrChange>
        </w:rPr>
        <w:t>zijn de laptops moesten worden teruggestuurd</w:t>
      </w:r>
      <w:r w:rsidRPr="5AD10C44" w:rsidR="00C16B84">
        <w:rPr>
          <w:lang w:val="nl-BE"/>
        </w:rPr>
        <w:t xml:space="preserve"> en zitten de lectoren zonder laptop terwijl het academiejaar volgende week van start gaat.</w:t>
      </w:r>
    </w:p>
    <w:p w:rsidRPr="00D60B23" w:rsidR="00C16B84" w:rsidP="00B47468" w:rsidRDefault="00C16B84" w14:paraId="7E0B0093" w14:textId="77777777">
      <w:pPr>
        <w:spacing w:after="0"/>
        <w:rPr>
          <w:lang w:val="nl-BE"/>
        </w:rPr>
      </w:pPr>
    </w:p>
    <w:p w:rsidRPr="00D60B23" w:rsidR="00C16B84" w:rsidP="00B47468" w:rsidRDefault="00C16B84" w14:paraId="07220DE7" w14:textId="77777777">
      <w:pPr>
        <w:spacing w:after="0"/>
        <w:rPr>
          <w:lang w:val="nl-BE"/>
        </w:rPr>
      </w:pPr>
      <w:r w:rsidRPr="00D60B23">
        <w:rPr>
          <w:lang w:val="nl-BE"/>
        </w:rPr>
        <w:t xml:space="preserve">Eerst en vooral onze excuses hiervoor. Door een misverstand in onze interne communicatie zijn er verschillende bestellingen </w:t>
      </w:r>
      <w:proofErr w:type="spellStart"/>
      <w:r w:rsidRPr="00D60B23">
        <w:rPr>
          <w:lang w:val="nl-BE"/>
        </w:rPr>
        <w:t>foutgegaan</w:t>
      </w:r>
      <w:proofErr w:type="spellEnd"/>
      <w:r w:rsidRPr="00D60B23">
        <w:rPr>
          <w:lang w:val="nl-BE"/>
        </w:rPr>
        <w:t>. Jammer genoeg was die van jullie er één van.</w:t>
      </w:r>
    </w:p>
    <w:p w:rsidRPr="00D60B23" w:rsidR="00C16B84" w:rsidP="00B47468" w:rsidRDefault="00C16B84" w14:paraId="407C0C31" w14:textId="77777777">
      <w:pPr>
        <w:spacing w:after="0"/>
        <w:rPr>
          <w:lang w:val="nl-BE"/>
        </w:rPr>
      </w:pPr>
    </w:p>
    <w:p w:rsidRPr="00D60B23" w:rsidR="00C16B84" w:rsidP="00B47468" w:rsidRDefault="00C16B84" w14:paraId="71EC9342" w14:textId="3AD180BA">
      <w:pPr>
        <w:spacing w:after="0"/>
        <w:rPr>
          <w:lang w:val="nl-BE"/>
        </w:rPr>
      </w:pPr>
      <w:r w:rsidRPr="5AD10C44" w:rsidR="00C16B84">
        <w:rPr>
          <w:lang w:val="nl-BE"/>
        </w:rPr>
        <w:t xml:space="preserve">Wij doen er alles aan om zo snel mogelijk de laptops te leveren voordat het academiejaar van start </w:t>
      </w:r>
      <w:r w:rsidRPr="5AD10C44" w:rsidR="00C16B84">
        <w:rPr>
          <w:lang w:val="nl-BE"/>
        </w:rPr>
        <w:t>gaat.</w:t>
      </w:r>
      <w:ins w:author="Saskia Schoefs" w:date="2025-10-20T07:03:11.462Z" w:id="90451161">
        <w:r w:rsidRPr="5AD10C44" w:rsidR="0FB0BA93">
          <w:rPr>
            <w:lang w:val="nl-BE"/>
          </w:rPr>
          <w:t>Hier</w:t>
        </w:r>
        <w:r w:rsidRPr="5AD10C44" w:rsidR="0FB0BA93">
          <w:rPr>
            <w:lang w:val="nl-BE"/>
          </w:rPr>
          <w:t xml:space="preserve"> eventueel concreet aangeven hoe.</w:t>
        </w:r>
      </w:ins>
      <w:r w:rsidRPr="5AD10C44" w:rsidR="00C16B84">
        <w:rPr>
          <w:lang w:val="nl-BE"/>
        </w:rPr>
        <w:t xml:space="preserve"> Ook willen we jullie 15% korting aanbieden op een volgende bestelling.</w:t>
      </w:r>
    </w:p>
    <w:p w:rsidRPr="00D60B23" w:rsidR="00C16B84" w:rsidP="00B47468" w:rsidRDefault="00C16B84" w14:paraId="1BDA348E" w14:textId="77777777">
      <w:pPr>
        <w:spacing w:after="0"/>
        <w:rPr>
          <w:lang w:val="nl-BE"/>
        </w:rPr>
      </w:pPr>
    </w:p>
    <w:p w:rsidRPr="00D60B23" w:rsidR="00C16B84" w:rsidP="00B47468" w:rsidRDefault="00C16B84" w14:paraId="1D1EDC84" w14:textId="77777777">
      <w:pPr>
        <w:spacing w:after="0"/>
        <w:rPr>
          <w:lang w:val="nl-BE"/>
        </w:rPr>
      </w:pPr>
      <w:r w:rsidRPr="00D60B23">
        <w:rPr>
          <w:lang w:val="nl-BE"/>
        </w:rPr>
        <w:t>Wij hopen u hiermee tevreden te stellen. Indien u bijkomende vragen heeft, kan u altijd contact met ons opnemen.</w:t>
      </w:r>
    </w:p>
    <w:p w:rsidRPr="00D60B23" w:rsidR="00C16B84" w:rsidP="00B47468" w:rsidRDefault="00C16B84" w14:paraId="43FE7EE2" w14:textId="77777777">
      <w:pPr>
        <w:spacing w:after="0"/>
        <w:rPr>
          <w:lang w:val="nl-BE"/>
        </w:rPr>
      </w:pPr>
    </w:p>
    <w:p w:rsidRPr="00D60B23" w:rsidR="00C16B84" w:rsidP="00B47468" w:rsidRDefault="00C16B84" w14:paraId="15567028" w14:textId="77777777">
      <w:pPr>
        <w:spacing w:after="0"/>
        <w:rPr>
          <w:lang w:val="nl-BE"/>
        </w:rPr>
      </w:pPr>
      <w:r w:rsidRPr="00D60B23">
        <w:rPr>
          <w:lang w:val="nl-BE"/>
        </w:rPr>
        <w:t>Met vriendelijke groet</w:t>
      </w:r>
    </w:p>
    <w:p w:rsidRPr="00D60B23" w:rsidR="00C16B84" w:rsidP="00B47468" w:rsidRDefault="00C16B84" w14:paraId="30197005" w14:textId="77777777">
      <w:pPr>
        <w:spacing w:after="0"/>
        <w:rPr>
          <w:lang w:val="nl-BE"/>
        </w:rPr>
      </w:pPr>
      <w:r w:rsidRPr="00D60B23">
        <w:rPr>
          <w:lang w:val="nl-BE"/>
        </w:rPr>
        <w:t>Gert-Jan Bollen</w:t>
      </w:r>
    </w:p>
    <w:p w:rsidRPr="00C16B84" w:rsidR="00C16B84" w:rsidP="00B47468" w:rsidRDefault="00C16B84" w14:paraId="5AEB4037" w14:textId="77777777">
      <w:pPr>
        <w:spacing w:after="0"/>
        <w:rPr>
          <w:lang w:val="en-US"/>
        </w:rPr>
      </w:pPr>
      <w:r w:rsidRPr="00C16B84">
        <w:rPr>
          <w:lang w:val="en-US"/>
        </w:rPr>
        <w:t>IT-</w:t>
      </w:r>
      <w:proofErr w:type="spellStart"/>
      <w:r w:rsidRPr="00C16B84">
        <w:rPr>
          <w:lang w:val="en-US"/>
        </w:rPr>
        <w:t>medewerker</w:t>
      </w:r>
      <w:proofErr w:type="spellEnd"/>
    </w:p>
    <w:p w:rsidR="00997055" w:rsidP="00B47468" w:rsidRDefault="00C16B84" w14:paraId="558C19D0" w14:textId="0781F6F9">
      <w:pPr>
        <w:spacing w:after="0"/>
        <w:rPr>
          <w:lang w:val="en-US"/>
        </w:rPr>
      </w:pPr>
      <w:r w:rsidRPr="00C16B84">
        <w:rPr>
          <w:lang w:val="en-US"/>
        </w:rPr>
        <w:t>ACX IT WORLD</w:t>
      </w:r>
    </w:p>
    <w:p w:rsidR="000918B9" w:rsidP="00B47468" w:rsidRDefault="000918B9" w14:paraId="362601A2" w14:textId="318DA290">
      <w:pPr>
        <w:spacing w:after="0"/>
        <w:rPr>
          <w:lang w:val="en-US"/>
        </w:rPr>
      </w:pPr>
    </w:p>
    <w:p w:rsidR="000918B9" w:rsidP="00B47468" w:rsidRDefault="00466B90" w14:paraId="4C901A1E" w14:textId="2E37596C">
      <w:pPr>
        <w:spacing w:after="0"/>
        <w:rPr>
          <w:lang w:val="en-US"/>
        </w:rPr>
      </w:pPr>
      <w:r>
        <w:rPr>
          <w:lang w:val="en-US"/>
        </w:rPr>
        <w:t>MET</w:t>
      </w:r>
      <w:r w:rsidR="003B7644">
        <w:rPr>
          <w:lang w:val="en-US"/>
        </w:rPr>
        <w:t xml:space="preserve"> A</w:t>
      </w:r>
      <w:r w:rsidR="003F34AD">
        <w:rPr>
          <w:lang w:val="en-US"/>
        </w:rPr>
        <w:t>I?</w:t>
      </w:r>
    </w:p>
    <w:p w:rsidR="00683FE6" w:rsidP="00C604F4" w:rsidRDefault="00291FD0" w14:paraId="0A107A70" w14:textId="7F025412">
      <w:pPr>
        <w:numPr>
          <w:ilvl w:val="0"/>
          <w:numId w:val="1"/>
        </w:numPr>
        <w:spacing w:after="0"/>
        <w:rPr>
          <w:lang w:val="nl-BE"/>
        </w:rPr>
      </w:pPr>
      <w:r w:rsidRPr="5AD10C44" w:rsidR="00291FD0">
        <w:rPr>
          <w:lang w:val="nl-BE"/>
        </w:rPr>
        <w:t>Ne</w:t>
      </w:r>
      <w:r w:rsidRPr="5AD10C44" w:rsidR="00C0306A">
        <w:rPr>
          <w:lang w:val="nl-BE"/>
        </w:rPr>
        <w:t xml:space="preserve">e, </w:t>
      </w:r>
      <w:r w:rsidRPr="5AD10C44" w:rsidR="00336A62">
        <w:rPr>
          <w:lang w:val="nl-BE"/>
        </w:rPr>
        <w:t>Cha</w:t>
      </w:r>
      <w:r w:rsidRPr="5AD10C44" w:rsidR="00F17AB5">
        <w:rPr>
          <w:lang w:val="nl-BE"/>
        </w:rPr>
        <w:t>tGPT</w:t>
      </w:r>
      <w:r w:rsidRPr="5AD10C44" w:rsidR="00F17AB5">
        <w:rPr>
          <w:lang w:val="nl-BE"/>
        </w:rPr>
        <w:t xml:space="preserve"> </w:t>
      </w:r>
      <w:r w:rsidRPr="5AD10C44" w:rsidR="008D502C">
        <w:rPr>
          <w:lang w:val="nl-BE"/>
        </w:rPr>
        <w:t xml:space="preserve">stelde </w:t>
      </w:r>
      <w:r w:rsidRPr="5AD10C44" w:rsidR="002318A3">
        <w:rPr>
          <w:lang w:val="nl-BE"/>
        </w:rPr>
        <w:t>onno</w:t>
      </w:r>
      <w:r w:rsidRPr="5AD10C44" w:rsidR="007B10EC">
        <w:rPr>
          <w:lang w:val="nl-BE"/>
        </w:rPr>
        <w:t>dig</w:t>
      </w:r>
      <w:r w:rsidRPr="5AD10C44" w:rsidR="009F68B4">
        <w:rPr>
          <w:lang w:val="nl-BE"/>
        </w:rPr>
        <w:t>e</w:t>
      </w:r>
      <w:r w:rsidRPr="5AD10C44" w:rsidR="007B10EC">
        <w:rPr>
          <w:lang w:val="nl-BE"/>
        </w:rPr>
        <w:t xml:space="preserve"> </w:t>
      </w:r>
      <w:r w:rsidRPr="5AD10C44" w:rsidR="00B45648">
        <w:rPr>
          <w:lang w:val="nl-BE"/>
        </w:rPr>
        <w:t>form</w:t>
      </w:r>
      <w:r w:rsidRPr="5AD10C44" w:rsidR="00A9321D">
        <w:rPr>
          <w:lang w:val="nl-BE"/>
        </w:rPr>
        <w:t>ele con</w:t>
      </w:r>
      <w:r w:rsidRPr="5AD10C44" w:rsidR="00D27CB9">
        <w:rPr>
          <w:lang w:val="nl-BE"/>
        </w:rPr>
        <w:t>structie</w:t>
      </w:r>
      <w:r w:rsidRPr="5AD10C44" w:rsidR="00294FB9">
        <w:rPr>
          <w:lang w:val="nl-BE"/>
        </w:rPr>
        <w:t>s</w:t>
      </w:r>
      <w:r w:rsidRPr="5AD10C44" w:rsidR="00C41CA2">
        <w:rPr>
          <w:lang w:val="nl-BE"/>
        </w:rPr>
        <w:t xml:space="preserve"> voor</w:t>
      </w:r>
      <w:r w:rsidRPr="5AD10C44" w:rsidR="00EF0130">
        <w:rPr>
          <w:lang w:val="nl-BE"/>
        </w:rPr>
        <w:t xml:space="preserve"> d</w:t>
      </w:r>
      <w:r w:rsidRPr="5AD10C44" w:rsidR="00EF0130">
        <w:rPr>
          <w:lang w:val="nl-BE"/>
        </w:rPr>
        <w:t xml:space="preserve">ie </w:t>
      </w:r>
      <w:r w:rsidRPr="5AD10C44" w:rsidR="00976522">
        <w:rPr>
          <w:lang w:val="nl-BE"/>
        </w:rPr>
        <w:t xml:space="preserve">ik niet </w:t>
      </w:r>
      <w:r w:rsidRPr="5AD10C44" w:rsidR="00E41E06">
        <w:rPr>
          <w:lang w:val="nl-BE"/>
        </w:rPr>
        <w:t xml:space="preserve">nodig </w:t>
      </w:r>
      <w:r w:rsidRPr="5AD10C44" w:rsidR="000E0316">
        <w:rPr>
          <w:lang w:val="nl-BE"/>
        </w:rPr>
        <w:t>vind</w:t>
      </w:r>
      <w:r w:rsidRPr="5AD10C44" w:rsidR="00BE59E0">
        <w:rPr>
          <w:lang w:val="nl-BE"/>
        </w:rPr>
        <w:t>.</w:t>
      </w:r>
      <w:ins w:author="Saskia Schoefs" w:date="2025-10-20T07:03:28.965Z" w:id="1608485334">
        <w:r w:rsidRPr="5AD10C44" w:rsidR="502030BA">
          <w:rPr>
            <w:lang w:val="nl-BE"/>
          </w:rPr>
          <w:t xml:space="preserve"> OK</w:t>
        </w:r>
      </w:ins>
    </w:p>
    <w:p w:rsidR="00CD1C89" w:rsidP="00CD1C89" w:rsidRDefault="00CD1C89" w14:paraId="28994263" w14:textId="18A8474B">
      <w:pPr>
        <w:spacing w:after="0"/>
        <w:rPr>
          <w:lang w:val="en-US"/>
        </w:rPr>
      </w:pPr>
    </w:p>
    <w:p w:rsidR="00CD1C89" w:rsidRDefault="00CD1C89" w14:paraId="53855E0B" w14:textId="36A6BB53">
      <w:pPr>
        <w:rPr>
          <w:lang w:val="en-US"/>
        </w:rPr>
      </w:pPr>
      <w:r>
        <w:rPr>
          <w:lang w:val="en-US"/>
        </w:rPr>
        <w:br w:type="page"/>
      </w:r>
    </w:p>
    <w:p w:rsidR="00CD1C89" w:rsidP="00CD1C89" w:rsidRDefault="00CD1C89" w14:paraId="42DACF3E" w14:textId="50D9A1FE">
      <w:pPr>
        <w:spacing w:after="0"/>
        <w:rPr>
          <w:lang w:val="en-US"/>
        </w:rPr>
      </w:pPr>
      <w:r>
        <w:rPr>
          <w:lang w:val="en-US"/>
        </w:rPr>
        <w:t>ZONDER AI:</w:t>
      </w:r>
    </w:p>
    <w:p w:rsidR="00CD1C89" w:rsidP="00CD1C89" w:rsidRDefault="00CD1C89" w14:paraId="6BEAA59B" w14:textId="76F42B21">
      <w:pPr>
        <w:spacing w:after="0"/>
        <w:rPr>
          <w:lang w:val="en-US"/>
        </w:rPr>
      </w:pPr>
      <w:r>
        <w:rPr>
          <w:lang w:val="en-US"/>
        </w:rPr>
        <w:t>---------------------------------------------------------------------------------------------------------------</w:t>
      </w:r>
    </w:p>
    <w:p w:rsidR="00CD1C89" w:rsidP="00CD1C89" w:rsidRDefault="00CD1C89" w14:paraId="59FED874" w14:textId="234FE10B">
      <w:pPr>
        <w:spacing w:after="0"/>
        <w:rPr>
          <w:lang w:val="en-US"/>
        </w:rPr>
      </w:pPr>
    </w:p>
    <w:p w:rsidR="00CD1C89" w:rsidP="00CD1C89" w:rsidRDefault="00CD1C89" w14:paraId="6B6A4EAB" w14:textId="581E591B">
      <w:pPr>
        <w:spacing w:after="0"/>
        <w:rPr>
          <w:lang w:val="en-US"/>
        </w:rPr>
      </w:pPr>
      <w:r>
        <w:rPr>
          <w:lang w:val="en-US"/>
        </w:rPr>
        <w:t>-</w:t>
      </w:r>
      <w:proofErr w:type="spellStart"/>
      <w:r>
        <w:rPr>
          <w:lang w:val="en-US"/>
        </w:rPr>
        <w:t>Hanglamp</w:t>
      </w:r>
      <w:proofErr w:type="spellEnd"/>
      <w:r>
        <w:rPr>
          <w:lang w:val="en-US"/>
        </w:rPr>
        <w:t xml:space="preserve"> </w:t>
      </w:r>
      <w:r w:rsidR="000F563A">
        <w:rPr>
          <w:lang w:val="en-US"/>
        </w:rPr>
        <w:t>IC-light S1 FLOS-</w:t>
      </w:r>
    </w:p>
    <w:p w:rsidR="000F563A" w:rsidP="00CD1C89" w:rsidRDefault="000F563A" w14:paraId="2BDE1AD2" w14:textId="4843E466">
      <w:pPr>
        <w:spacing w:after="0"/>
        <w:rPr>
          <w:lang w:val="en-US"/>
        </w:rPr>
      </w:pPr>
    </w:p>
    <w:p w:rsidR="000F563A" w:rsidP="00CD1C89" w:rsidRDefault="000F563A" w14:paraId="5B7C5F3C" w14:textId="024640B7">
      <w:pPr>
        <w:spacing w:after="0"/>
        <w:rPr>
          <w:lang w:val="en-US"/>
        </w:rPr>
      </w:pPr>
      <w:proofErr w:type="spellStart"/>
      <w:r>
        <w:rPr>
          <w:lang w:val="en-US"/>
        </w:rPr>
        <w:t>Geachte</w:t>
      </w:r>
      <w:proofErr w:type="spellEnd"/>
      <w:r>
        <w:rPr>
          <w:lang w:val="en-US"/>
        </w:rPr>
        <w:t xml:space="preserve"> mevrouw</w:t>
      </w:r>
      <w:r w:rsidR="00B52B08">
        <w:rPr>
          <w:lang w:val="en-US"/>
        </w:rPr>
        <w:t xml:space="preserve"> </w:t>
      </w:r>
      <w:proofErr w:type="spellStart"/>
      <w:r w:rsidR="00B52B08">
        <w:rPr>
          <w:lang w:val="en-US"/>
        </w:rPr>
        <w:t>Vanvoorden</w:t>
      </w:r>
      <w:proofErr w:type="spellEnd"/>
    </w:p>
    <w:p w:rsidR="00B52B08" w:rsidP="00CD1C89" w:rsidRDefault="00B52B08" w14:paraId="75AB1C14" w14:textId="665CB25F">
      <w:pPr>
        <w:spacing w:after="0"/>
        <w:rPr>
          <w:lang w:val="en-US"/>
        </w:rPr>
      </w:pPr>
    </w:p>
    <w:p w:rsidRPr="00D60B23" w:rsidR="00B52B08" w:rsidP="00B52B08" w:rsidRDefault="00B52B08" w14:paraId="63167662" w14:textId="42D68483">
      <w:pPr>
        <w:spacing w:after="0"/>
        <w:rPr>
          <w:lang w:val="nl-BE"/>
        </w:rPr>
      </w:pPr>
      <w:r w:rsidRPr="00D60B23">
        <w:rPr>
          <w:lang w:val="nl-BE"/>
        </w:rPr>
        <w:t xml:space="preserve">Bedankt om ons te contacteren in verband met de </w:t>
      </w:r>
      <w:r w:rsidR="006B570D">
        <w:rPr>
          <w:lang w:val="nl-BE"/>
        </w:rPr>
        <w:t>kapotte hanglamp.</w:t>
      </w:r>
    </w:p>
    <w:p w:rsidR="00B52B08" w:rsidP="00CD1C89" w:rsidRDefault="00B52B08" w14:paraId="699CBA0C" w14:textId="22546BEE">
      <w:pPr>
        <w:spacing w:after="0"/>
        <w:rPr>
          <w:lang w:val="nl-BE"/>
        </w:rPr>
      </w:pPr>
    </w:p>
    <w:p w:rsidR="006B570D" w:rsidP="5AD10C44" w:rsidRDefault="006B570D" w14:paraId="1C1F36E1" w14:textId="3D32D959">
      <w:pPr>
        <w:pStyle w:val="Normal"/>
        <w:spacing w:after="0"/>
        <w:rPr>
          <w:del w:author="Saskia Schoefs" w:date="2025-10-20T07:07:45.681Z" w16du:dateUtc="2025-10-20T07:07:45.681Z" w:id="284979048"/>
          <w:rFonts w:ascii="Aptos" w:hAnsi="Aptos" w:eastAsia="Aptos" w:cs="Aptos"/>
          <w:noProof w:val="0"/>
          <w:sz w:val="24"/>
          <w:szCs w:val="24"/>
          <w:lang w:val="nl-NL"/>
        </w:rPr>
      </w:pPr>
      <w:r w:rsidRPr="5AD10C44" w:rsidR="006B570D">
        <w:rPr>
          <w:lang w:val="nl-BE"/>
        </w:rPr>
        <w:t>U gaf aan dat de hanglamp na een kl</w:t>
      </w:r>
      <w:r w:rsidRPr="5AD10C44" w:rsidR="00670B05">
        <w:rPr>
          <w:lang w:val="nl-BE"/>
        </w:rPr>
        <w:t xml:space="preserve">eine schok al </w:t>
      </w:r>
      <w:r w:rsidRPr="5AD10C44" w:rsidR="00670B05">
        <w:rPr>
          <w:lang w:val="nl-BE"/>
        </w:rPr>
        <w:t>kapot ging</w:t>
      </w:r>
      <w:r w:rsidRPr="5AD10C44" w:rsidR="00BF39D0">
        <w:rPr>
          <w:lang w:val="nl-BE"/>
        </w:rPr>
        <w:t xml:space="preserve">. </w:t>
      </w:r>
      <w:r w:rsidR="00F80BA7">
        <w:rPr/>
        <w:t>Helaas kunnen wij in dit geval geen compensatie aanbieden, aangezien dergelijke schade niet onder de garantie valt.</w:t>
      </w:r>
      <w:ins w:author="Saskia Schoefs" w:date="2025-10-20T07:05:35.134Z" w:id="759345502">
        <w:r w:rsidR="376EEF0B">
          <w:t xml:space="preserve"> </w:t>
        </w:r>
      </w:ins>
      <w:ins w:author="Saskia Schoefs" w:date="2025-10-20T07:07:47.972Z" w:id="1976599764">
        <w:r w:rsidR="427D44BE">
          <w:t xml:space="preserve"> (Vergelijk</w:t>
        </w:r>
      </w:ins>
      <w:ins w:author="Saskia Schoefs" w:date="2025-10-20T07:08:21.998Z" w:id="649762433">
        <w:r w:rsidR="427D44BE">
          <w:t xml:space="preserve"> eventueel</w:t>
        </w:r>
      </w:ins>
      <w:ins w:author="Saskia Schoefs" w:date="2025-10-20T07:07:47.972Z" w:id="1249295672">
        <w:r w:rsidR="427D44BE">
          <w:t xml:space="preserve">: </w:t>
        </w:r>
        <w:r w:rsidRPr="5AD10C44" w:rsidR="427D44BE">
          <w:rPr>
            <w:rFonts w:ascii="Aptos" w:hAnsi="Aptos" w:eastAsia="Aptos" w:cs="Aptos"/>
            <w:noProof w:val="0"/>
            <w:sz w:val="24"/>
            <w:szCs w:val="24"/>
            <w:lang w:val="nl-NL"/>
          </w:rPr>
          <w:t>Conform</w:t>
        </w:r>
        <w:r w:rsidRPr="5AD10C44" w:rsidR="427D44BE">
          <w:rPr>
            <w:rFonts w:ascii="Aptos" w:hAnsi="Aptos" w:eastAsia="Aptos" w:cs="Aptos"/>
            <w:noProof w:val="0"/>
            <w:sz w:val="24"/>
            <w:szCs w:val="24"/>
            <w:lang w:val="nl-NL"/>
          </w:rPr>
          <w:t xml:space="preserve"> onze garantievoorwaarden kunnen wij alleen aansprakelijkheid aanvaarden voor gebreken die voortkomen uit materiaal- of fabricagefouten. De vastgestelde schade is echter ontstaan door externe invloeden, waardoor deze niet onder de garantie valt.</w:t>
        </w:r>
      </w:ins>
      <w:ins w:author="Saskia Schoefs" w:date="2025-10-20T07:08:18.353Z" w:id="544948905">
        <w:r w:rsidRPr="5AD10C44" w:rsidR="427D44BE">
          <w:rPr>
            <w:rFonts w:ascii="Aptos" w:hAnsi="Aptos" w:eastAsia="Aptos" w:cs="Aptos"/>
            <w:noProof w:val="0"/>
            <w:sz w:val="24"/>
            <w:szCs w:val="24"/>
            <w:lang w:val="nl-NL"/>
          </w:rPr>
          <w:t>)</w:t>
        </w:r>
      </w:ins>
      <w:ins w:author="Saskia Schoefs" w:date="2025-10-20T07:18:33.783Z" w:id="1152891793">
        <w:r w:rsidRPr="5AD10C44" w:rsidR="7EC0EB40">
          <w:rPr>
            <w:rFonts w:ascii="Aptos" w:hAnsi="Aptos" w:eastAsia="Aptos" w:cs="Aptos"/>
            <w:noProof w:val="0"/>
            <w:sz w:val="24"/>
            <w:szCs w:val="24"/>
            <w:lang w:val="nl-NL"/>
          </w:rPr>
          <w:t xml:space="preserve"> (Of: Na beoordeling van uw melding blijkt dat de schade is ontstaan door gebruiksomstandigheden die niet onder de garantie vallen. Schade die het gevolg is van extern handelen of onjuist gebruik valt helaas buiten de dekking van onze garantievoorwaarden.)</w:t>
        </w:r>
      </w:ins>
    </w:p>
    <w:p w:rsidR="00952C86" w:rsidP="00CD1C89" w:rsidRDefault="00952C86" w14:paraId="77ADE1DF" w14:textId="77777777">
      <w:pPr>
        <w:spacing w:after="0"/>
        <w:rPr>
          <w:lang w:val="nl-BE"/>
        </w:rPr>
      </w:pPr>
    </w:p>
    <w:p w:rsidR="00952C86" w:rsidP="00CD1C89" w:rsidRDefault="006E6388" w14:paraId="124610E0" w14:textId="3B42D352">
      <w:pPr>
        <w:spacing w:after="0"/>
        <w:rPr>
          <w:lang w:val="nl-BE"/>
        </w:rPr>
      </w:pPr>
      <w:r>
        <w:rPr>
          <w:lang w:val="nl-BE"/>
        </w:rPr>
        <w:t xml:space="preserve">We </w:t>
      </w:r>
      <w:r w:rsidR="00A7432E">
        <w:rPr>
          <w:lang w:val="nl-BE"/>
        </w:rPr>
        <w:t>bieden</w:t>
      </w:r>
      <w:r w:rsidR="00952C86">
        <w:rPr>
          <w:lang w:val="nl-BE"/>
        </w:rPr>
        <w:t xml:space="preserve"> u wel</w:t>
      </w:r>
      <w:r w:rsidR="00A7432E">
        <w:rPr>
          <w:lang w:val="nl-BE"/>
        </w:rPr>
        <w:t xml:space="preserve"> graag</w:t>
      </w:r>
      <w:r w:rsidR="00952C86">
        <w:rPr>
          <w:lang w:val="nl-BE"/>
        </w:rPr>
        <w:t xml:space="preserve"> </w:t>
      </w:r>
      <w:r w:rsidR="008825C6">
        <w:rPr>
          <w:lang w:val="nl-BE"/>
        </w:rPr>
        <w:t xml:space="preserve">een tegemoetkoming aan van 5% korting </w:t>
      </w:r>
      <w:r w:rsidR="005456BB">
        <w:rPr>
          <w:lang w:val="nl-BE"/>
        </w:rPr>
        <w:t>op</w:t>
      </w:r>
      <w:r w:rsidR="008825C6">
        <w:rPr>
          <w:lang w:val="nl-BE"/>
        </w:rPr>
        <w:t xml:space="preserve"> een </w:t>
      </w:r>
      <w:r w:rsidR="005456BB">
        <w:rPr>
          <w:lang w:val="nl-BE"/>
        </w:rPr>
        <w:t>eventuel</w:t>
      </w:r>
      <w:r w:rsidR="008825C6">
        <w:rPr>
          <w:lang w:val="nl-BE"/>
        </w:rPr>
        <w:t>e volgende bestelling.</w:t>
      </w:r>
    </w:p>
    <w:p w:rsidR="008825C6" w:rsidP="00CD1C89" w:rsidRDefault="008825C6" w14:paraId="4CE7D83B" w14:textId="77777777">
      <w:pPr>
        <w:spacing w:after="0"/>
        <w:rPr>
          <w:lang w:val="nl-BE"/>
        </w:rPr>
      </w:pPr>
    </w:p>
    <w:p w:rsidRPr="00D60B23" w:rsidR="008825C6" w:rsidP="008825C6" w:rsidRDefault="008825C6" w14:paraId="14F60950" w14:textId="77777777">
      <w:pPr>
        <w:spacing w:after="0"/>
        <w:rPr>
          <w:lang w:val="nl-BE"/>
        </w:rPr>
      </w:pPr>
      <w:r w:rsidRPr="00D60B23">
        <w:rPr>
          <w:lang w:val="nl-BE"/>
        </w:rPr>
        <w:t>Wij hopen u hiermee tevreden te stellen. Indien u bijkomende vragen heeft, kan u altijd contact met ons opnemen.</w:t>
      </w:r>
    </w:p>
    <w:p w:rsidR="008825C6" w:rsidP="00CD1C89" w:rsidRDefault="008825C6" w14:paraId="62348C44" w14:textId="77777777">
      <w:pPr>
        <w:spacing w:after="0"/>
        <w:rPr>
          <w:lang w:val="nl-BE"/>
        </w:rPr>
      </w:pPr>
    </w:p>
    <w:p w:rsidRPr="00D60B23" w:rsidR="008825C6" w:rsidP="008825C6" w:rsidRDefault="008825C6" w14:paraId="3AE98C09" w14:textId="77777777">
      <w:pPr>
        <w:spacing w:after="0"/>
        <w:rPr>
          <w:lang w:val="nl-BE"/>
        </w:rPr>
      </w:pPr>
      <w:r w:rsidRPr="00D60B23">
        <w:rPr>
          <w:lang w:val="nl-BE"/>
        </w:rPr>
        <w:t>Met vriendelijke groet</w:t>
      </w:r>
    </w:p>
    <w:p w:rsidR="008825C6" w:rsidP="008825C6" w:rsidRDefault="008825C6" w14:paraId="2CAE0B24" w14:textId="77777777">
      <w:pPr>
        <w:spacing w:after="0"/>
        <w:rPr>
          <w:lang w:val="nl-BE"/>
        </w:rPr>
      </w:pPr>
      <w:r w:rsidRPr="00D60B23">
        <w:rPr>
          <w:lang w:val="nl-BE"/>
        </w:rPr>
        <w:t>Gert-Jan Bollen</w:t>
      </w:r>
    </w:p>
    <w:p w:rsidRPr="00D60B23" w:rsidR="00FC54CF" w:rsidP="008825C6" w:rsidRDefault="00FC54CF" w14:paraId="29B6A0E8" w14:textId="5C1444B5">
      <w:pPr>
        <w:spacing w:after="0"/>
        <w:rPr>
          <w:lang w:val="nl-BE"/>
        </w:rPr>
      </w:pPr>
      <w:r>
        <w:rPr>
          <w:lang w:val="nl-BE"/>
        </w:rPr>
        <w:t>Medewerker Klantendienst</w:t>
      </w:r>
    </w:p>
    <w:p w:rsidR="008825C6" w:rsidP="008825C6" w:rsidRDefault="00D30A10" w14:paraId="68F629A7" w14:textId="7B281420">
      <w:pPr>
        <w:spacing w:after="0"/>
        <w:rPr>
          <w:lang w:val="en-US"/>
        </w:rPr>
      </w:pPr>
      <w:r>
        <w:rPr>
          <w:lang w:val="en-US"/>
        </w:rPr>
        <w:t>Mister</w:t>
      </w:r>
      <w:r w:rsidR="003413F5">
        <w:rPr>
          <w:lang w:val="en-US"/>
        </w:rPr>
        <w:t xml:space="preserve"> Design</w:t>
      </w:r>
    </w:p>
    <w:p w:rsidR="008825C6" w:rsidP="00CD1C89" w:rsidRDefault="008825C6" w14:paraId="092A6822" w14:textId="77777777">
      <w:pPr>
        <w:spacing w:after="0"/>
        <w:rPr>
          <w:lang w:val="nl-BE"/>
        </w:rPr>
      </w:pPr>
    </w:p>
    <w:p w:rsidR="000A5B0E" w:rsidP="000A5B0E" w:rsidRDefault="000A5B0E" w14:paraId="0CCB0E58" w14:textId="77777777">
      <w:pPr>
        <w:spacing w:after="0"/>
        <w:rPr>
          <w:lang w:val="en-US"/>
        </w:rPr>
      </w:pPr>
      <w:r>
        <w:rPr>
          <w:lang w:val="en-US"/>
        </w:rPr>
        <w:t>MET AI?</w:t>
      </w:r>
    </w:p>
    <w:p w:rsidRPr="0073541A" w:rsidR="000A5B0E" w:rsidP="0073541A" w:rsidRDefault="0073541A" w14:paraId="37031861" w14:textId="7003BB60">
      <w:pPr>
        <w:pStyle w:val="ListParagraph"/>
        <w:numPr>
          <w:ilvl w:val="0"/>
          <w:numId w:val="1"/>
        </w:numPr>
        <w:spacing w:after="0"/>
        <w:rPr>
          <w:lang w:val="nl-BE"/>
        </w:rPr>
      </w:pPr>
      <w:r>
        <w:rPr>
          <w:lang w:val="nl-BE"/>
        </w:rPr>
        <w:t>Aanpassing in de eerste alinea</w:t>
      </w:r>
      <w:r w:rsidR="007719A6">
        <w:rPr>
          <w:lang w:val="nl-BE"/>
        </w:rPr>
        <w:t>, laatste zin om het iets formeler te maken.</w:t>
      </w:r>
    </w:p>
    <w:p w:rsidRPr="00B52B08" w:rsidR="00CD1C89" w:rsidRDefault="00CD1C89" w14:paraId="335730E4" w14:textId="07672B37">
      <w:pPr>
        <w:rPr>
          <w:lang w:val="nl-BE"/>
        </w:rPr>
      </w:pPr>
      <w:r w:rsidRPr="00B52B08">
        <w:rPr>
          <w:lang w:val="nl-BE"/>
        </w:rPr>
        <w:br w:type="page"/>
      </w:r>
    </w:p>
    <w:p w:rsidRPr="000F563A" w:rsidR="00CD1C89" w:rsidP="00CD1C89" w:rsidRDefault="00CD1C89" w14:paraId="66B4747F" w14:textId="439D3621">
      <w:pPr>
        <w:spacing w:after="0"/>
        <w:rPr>
          <w:lang w:val="en-US"/>
        </w:rPr>
      </w:pPr>
      <w:r>
        <w:rPr>
          <w:lang w:val="en-US"/>
        </w:rPr>
        <w:t>---------------------------------------------------------------------------------------------------------------</w:t>
      </w:r>
    </w:p>
    <w:p w:rsidRPr="000F563A" w:rsidR="1D0ABDCC" w:rsidP="0043D68A" w:rsidRDefault="3F900DF7" w14:paraId="29AFE167" w14:textId="12F7568D">
      <w:pPr>
        <w:rPr>
          <w:lang w:val="en-US"/>
        </w:rPr>
      </w:pPr>
      <w:r w:rsidRPr="000F563A">
        <w:rPr>
          <w:lang w:val="en-US"/>
        </w:rPr>
        <w:br w:type="page"/>
      </w:r>
    </w:p>
    <w:p w:rsidRPr="000F563A" w:rsidR="1D0ABDCC" w:rsidP="1D0ABDCC" w:rsidRDefault="3F900DF7" w14:paraId="50800B60" w14:textId="063300DE">
      <w:pPr>
        <w:rPr>
          <w:rFonts w:ascii="Aptos" w:hAnsi="Aptos" w:eastAsia="Aptos" w:cs="Aptos"/>
          <w:b/>
          <w:bCs/>
          <w:lang w:val="en-US"/>
        </w:rPr>
      </w:pPr>
      <w:r w:rsidRPr="000F563A">
        <w:rPr>
          <w:rFonts w:ascii="Aptos" w:hAnsi="Aptos" w:eastAsia="Aptos" w:cs="Aptos"/>
          <w:b/>
          <w:bCs/>
          <w:lang w:val="en-US"/>
        </w:rPr>
        <w:t>ILYAS</w:t>
      </w:r>
    </w:p>
    <w:p w:rsidR="3F900DF7" w:rsidP="16BC87EE" w:rsidRDefault="3F900DF7" w14:paraId="2609B51F" w14:textId="46E46BF8">
      <w:pPr>
        <w:rPr>
          <w:rFonts w:ascii="Aptos" w:hAnsi="Aptos" w:eastAsia="Aptos" w:cs="Aptos"/>
        </w:rPr>
      </w:pPr>
      <w:r w:rsidRPr="16BC87EE">
        <w:rPr>
          <w:rFonts w:ascii="Aptos" w:hAnsi="Aptos" w:eastAsia="Aptos" w:cs="Aptos"/>
        </w:rPr>
        <w:t xml:space="preserve">Geachte heer </w:t>
      </w:r>
      <w:proofErr w:type="spellStart"/>
      <w:r w:rsidRPr="16BC87EE">
        <w:rPr>
          <w:rFonts w:ascii="Aptos" w:hAnsi="Aptos" w:eastAsia="Aptos" w:cs="Aptos"/>
        </w:rPr>
        <w:t>Punie</w:t>
      </w:r>
      <w:proofErr w:type="spellEnd"/>
    </w:p>
    <w:p w:rsidR="3F900DF7" w:rsidRDefault="4C3F98A2" w14:paraId="5465901D" w14:textId="3EC2DC48">
      <w:pPr>
        <w:rPr>
          <w:ins w:author="Saskia Schoefs" w:date="2025-10-20T07:09:05.901Z" w16du:dateUtc="2025-10-20T07:09:05.901Z" w:id="1383565739"/>
          <w:rFonts w:ascii="Aptos" w:hAnsi="Aptos" w:eastAsia="Aptos" w:cs="Aptos"/>
        </w:rPr>
      </w:pPr>
      <w:r w:rsidRPr="5AD10C44" w:rsidR="4C3F98A2">
        <w:rPr>
          <w:rFonts w:eastAsia="" w:eastAsiaTheme="minorEastAsia"/>
        </w:rPr>
        <w:t xml:space="preserve">Bedankt </w:t>
      </w:r>
      <w:r w:rsidRPr="5AD10C44" w:rsidR="4C3F98A2">
        <w:rPr>
          <w:rFonts w:eastAsia="" w:eastAsiaTheme="minorEastAsia"/>
        </w:rPr>
        <w:t xml:space="preserve">voor uw </w:t>
      </w:r>
      <w:r w:rsidRPr="5AD10C44" w:rsidR="4C3F98A2">
        <w:rPr>
          <w:rFonts w:eastAsia="" w:eastAsiaTheme="minorEastAsia"/>
        </w:rPr>
        <w:t xml:space="preserve">feedback </w:t>
      </w:r>
      <w:r w:rsidRPr="5AD10C44" w:rsidR="4C3F98A2">
        <w:rPr>
          <w:rFonts w:eastAsia="" w:eastAsiaTheme="minorEastAsia"/>
        </w:rPr>
        <w:t xml:space="preserve">die u ons </w:t>
      </w:r>
      <w:r w:rsidRPr="5AD10C44" w:rsidR="4C3F98A2">
        <w:rPr>
          <w:rFonts w:eastAsia="" w:eastAsiaTheme="minorEastAsia"/>
        </w:rPr>
        <w:t xml:space="preserve">gaf via </w:t>
      </w:r>
      <w:r w:rsidRPr="5AD10C44" w:rsidR="4C3F98A2">
        <w:rPr>
          <w:rFonts w:eastAsia="" w:eastAsiaTheme="minorEastAsia"/>
        </w:rPr>
        <w:t xml:space="preserve">de </w:t>
      </w:r>
      <w:r w:rsidRPr="5AD10C44" w:rsidR="4C3F98A2">
        <w:rPr>
          <w:rFonts w:eastAsia="" w:eastAsiaTheme="minorEastAsia"/>
        </w:rPr>
        <w:t xml:space="preserve">voicemail. </w:t>
      </w:r>
      <w:r w:rsidRPr="5AD10C44" w:rsidR="4C3F98A2">
        <w:rPr>
          <w:rFonts w:eastAsia="" w:eastAsiaTheme="minorEastAsia"/>
        </w:rPr>
        <w:t xml:space="preserve">Ik heb </w:t>
      </w:r>
      <w:r w:rsidRPr="5AD10C44" w:rsidR="4C3F98A2">
        <w:rPr>
          <w:rFonts w:eastAsia="" w:eastAsiaTheme="minorEastAsia"/>
        </w:rPr>
        <w:t xml:space="preserve">intern </w:t>
      </w:r>
      <w:r w:rsidRPr="5AD10C44" w:rsidR="4C3F98A2">
        <w:rPr>
          <w:rFonts w:eastAsia="" w:eastAsiaTheme="minorEastAsia"/>
        </w:rPr>
        <w:t xml:space="preserve">bekeken wat er </w:t>
      </w:r>
      <w:r w:rsidRPr="5AD10C44" w:rsidR="4C3F98A2">
        <w:rPr>
          <w:rFonts w:eastAsia="" w:eastAsiaTheme="minorEastAsia"/>
        </w:rPr>
        <w:t xml:space="preserve">fout is </w:t>
      </w:r>
      <w:r w:rsidRPr="5AD10C44" w:rsidR="4C3F98A2">
        <w:rPr>
          <w:rFonts w:eastAsia="" w:eastAsiaTheme="minorEastAsia"/>
        </w:rPr>
        <w:t xml:space="preserve">gegaan met de </w:t>
      </w:r>
      <w:r w:rsidRPr="5AD10C44" w:rsidR="4C3F98A2">
        <w:rPr>
          <w:rFonts w:eastAsia="" w:eastAsiaTheme="minorEastAsia"/>
        </w:rPr>
        <w:t xml:space="preserve">bestelling </w:t>
      </w:r>
      <w:r w:rsidRPr="5AD10C44" w:rsidR="4C3F98A2">
        <w:rPr>
          <w:rFonts w:eastAsia="" w:eastAsiaTheme="minorEastAsia"/>
        </w:rPr>
        <w:t xml:space="preserve">en het </w:t>
      </w:r>
      <w:r w:rsidRPr="5AD10C44" w:rsidR="4C3F98A2">
        <w:rPr>
          <w:rFonts w:eastAsia="" w:eastAsiaTheme="minorEastAsia"/>
        </w:rPr>
        <w:t xml:space="preserve">klopt </w:t>
      </w:r>
      <w:r w:rsidRPr="5AD10C44" w:rsidR="3F900DF7">
        <w:rPr>
          <w:rFonts w:eastAsia="" w:eastAsiaTheme="minorEastAsia"/>
        </w:rPr>
        <w:t>dat</w:t>
      </w:r>
      <w:r w:rsidRPr="5AD10C44" w:rsidR="3F900DF7">
        <w:rPr>
          <w:rFonts w:eastAsia="" w:eastAsiaTheme="minorEastAsia"/>
        </w:rPr>
        <w:t xml:space="preserve"> er een aantal dingen mis zijn gelopen</w:t>
      </w:r>
      <w:r w:rsidRPr="5AD10C44" w:rsidR="3F900DF7">
        <w:rPr>
          <w:rFonts w:eastAsia="" w:eastAsiaTheme="minorEastAsia"/>
        </w:rPr>
        <w:t>.</w:t>
      </w:r>
      <w:r w:rsidRPr="5AD10C44" w:rsidR="3F900DF7">
        <w:rPr>
          <w:rFonts w:eastAsia="" w:eastAsiaTheme="minorEastAsia"/>
        </w:rPr>
        <w:t xml:space="preserve"> We hebben besloten om tijdelijk vervanglaptops te leveren, compleet </w:t>
      </w:r>
      <w:r w:rsidRPr="5AD10C44" w:rsidR="6C22EF5D">
        <w:rPr>
          <w:rFonts w:eastAsia="" w:eastAsiaTheme="minorEastAsia"/>
        </w:rPr>
        <w:t>kosteloos</w:t>
      </w:r>
      <w:r w:rsidRPr="5AD10C44" w:rsidR="3F900DF7">
        <w:rPr>
          <w:rFonts w:eastAsia="" w:eastAsiaTheme="minorEastAsia"/>
        </w:rPr>
        <w:t xml:space="preserve">, zodat de docenten gewoon kunnen starten binnen twee dagen. </w:t>
      </w:r>
      <w:ins w:author="Saskia Schoefs" w:date="2025-10-20T07:08:59.628Z" w:id="1811374152">
        <w:r w:rsidRPr="5AD10C44" w:rsidR="7BB5FB0A">
          <w:rPr>
            <w:rFonts w:eastAsia="" w:eastAsiaTheme="minorEastAsia"/>
          </w:rPr>
          <w:t xml:space="preserve"> sub</w:t>
        </w:r>
      </w:ins>
      <w:ins w:author="Saskia Schoefs" w:date="2025-10-20T07:09:01.01Z" w:id="255439052">
        <w:r w:rsidRPr="5AD10C44" w:rsidR="7BB5FB0A">
          <w:rPr>
            <w:rFonts w:eastAsia="" w:eastAsiaTheme="minorEastAsia"/>
          </w:rPr>
          <w:t>alinea</w:t>
        </w:r>
      </w:ins>
      <w:r>
        <w:br/>
      </w:r>
      <w:r w:rsidRPr="5AD10C44" w:rsidR="3F900DF7">
        <w:rPr>
          <w:rFonts w:eastAsia="" w:eastAsiaTheme="minorEastAsia"/>
        </w:rPr>
        <w:t>Ook bieden wij u een korting van 15% voor de volgende bestelling van de laptops.</w:t>
      </w:r>
      <w:r w:rsidRPr="5AD10C44" w:rsidR="3C75886C">
        <w:rPr>
          <w:rFonts w:eastAsia="" w:eastAsiaTheme="minorEastAsia"/>
        </w:rPr>
        <w:t xml:space="preserve"> </w:t>
      </w:r>
      <w:r w:rsidRPr="5AD10C44" w:rsidR="3C75886C">
        <w:rPr>
          <w:rFonts w:eastAsia="" w:eastAsiaTheme="minorEastAsia"/>
        </w:rPr>
        <w:t xml:space="preserve">Ik hoop </w:t>
      </w:r>
      <w:r w:rsidRPr="5AD10C44" w:rsidR="3C75886C">
        <w:rPr>
          <w:rFonts w:eastAsia="" w:eastAsiaTheme="minorEastAsia"/>
        </w:rPr>
        <w:t>dat u tevreden</w:t>
      </w:r>
      <w:r w:rsidRPr="5AD10C44" w:rsidR="3C75886C">
        <w:rPr>
          <w:rFonts w:eastAsia="" w:eastAsiaTheme="minorEastAsia"/>
        </w:rPr>
        <w:t xml:space="preserve"> bent met de </w:t>
      </w:r>
      <w:r w:rsidRPr="5AD10C44" w:rsidR="3C75886C">
        <w:rPr>
          <w:rFonts w:eastAsia="" w:eastAsiaTheme="minorEastAsia"/>
        </w:rPr>
        <w:t xml:space="preserve">compensatie die wij </w:t>
      </w:r>
      <w:r w:rsidRPr="5AD10C44" w:rsidR="3C75886C">
        <w:rPr>
          <w:rFonts w:eastAsia="" w:eastAsiaTheme="minorEastAsia"/>
        </w:rPr>
        <w:t>bieden.</w:t>
      </w:r>
      <w:r>
        <w:br/>
      </w:r>
      <w:r>
        <w:br/>
      </w:r>
      <w:r w:rsidRPr="5AD10C44" w:rsidR="3F900DF7">
        <w:rPr>
          <w:rFonts w:eastAsia="" w:eastAsiaTheme="minorEastAsia"/>
        </w:rPr>
        <w:t>Neem zeker contact op als u verdere vragen hebt.</w:t>
      </w:r>
      <w:r>
        <w:br/>
      </w:r>
      <w:r w:rsidRPr="5AD10C44" w:rsidR="3F900DF7">
        <w:rPr>
          <w:rFonts w:ascii="Aptos" w:hAnsi="Aptos" w:eastAsia="Aptos" w:cs="Aptos"/>
        </w:rPr>
        <w:t xml:space="preserve"> </w:t>
      </w:r>
    </w:p>
    <w:p w:rsidR="3ECF58DE" w:rsidP="5AD10C44" w:rsidRDefault="3ECF58DE" w14:paraId="1B50B708" w14:textId="2CBFBBD9">
      <w:pPr>
        <w:rPr>
          <w:rFonts w:ascii="Aptos" w:hAnsi="Aptos" w:eastAsia="Aptos" w:cs="Aptos"/>
        </w:rPr>
      </w:pPr>
      <w:ins w:author="Saskia Schoefs" w:date="2025-10-20T07:09:25.447Z" w:id="1848262146">
        <w:r w:rsidRPr="5AD10C44" w:rsidR="3ECF58DE">
          <w:rPr>
            <w:rFonts w:ascii="Aptos" w:hAnsi="Aptos" w:eastAsia="Aptos" w:cs="Aptos"/>
          </w:rPr>
          <w:t>Als dit tijdelijk is, geef dan ook aan wat de volledige oplossing is nadien.</w:t>
        </w:r>
      </w:ins>
    </w:p>
    <w:p w:rsidRPr="00FB20ED" w:rsidR="3F900DF7" w:rsidP="16BC87EE" w:rsidRDefault="3F900DF7" w14:paraId="46E98A68" w14:textId="7522B34F">
      <w:pPr>
        <w:spacing w:before="240" w:after="240"/>
        <w:rPr>
          <w:rFonts w:ascii="Aptos" w:hAnsi="Aptos" w:eastAsia="Aptos" w:cs="Aptos"/>
          <w:lang w:val="nl-BE"/>
        </w:rPr>
      </w:pPr>
      <w:r w:rsidRPr="16BC87EE">
        <w:rPr>
          <w:rFonts w:ascii="Aptos" w:hAnsi="Aptos" w:eastAsia="Aptos" w:cs="Aptos"/>
        </w:rPr>
        <w:t xml:space="preserve">Met vriendelijke </w:t>
      </w:r>
      <w:r w:rsidRPr="68243E2B">
        <w:rPr>
          <w:rFonts w:ascii="Aptos" w:hAnsi="Aptos" w:eastAsia="Aptos" w:cs="Aptos"/>
        </w:rPr>
        <w:t>groeten</w:t>
      </w:r>
      <w:r>
        <w:br/>
      </w:r>
      <w:proofErr w:type="spellStart"/>
      <w:r w:rsidRPr="00BF43A7">
        <w:rPr>
          <w:rFonts w:ascii="Aptos" w:hAnsi="Aptos" w:eastAsia="Aptos" w:cs="Aptos"/>
          <w:lang w:val="nl-BE"/>
        </w:rPr>
        <w:t>Ilyas</w:t>
      </w:r>
      <w:proofErr w:type="spellEnd"/>
      <w:r w:rsidRPr="00FB20ED">
        <w:rPr>
          <w:rFonts w:ascii="Aptos" w:hAnsi="Aptos" w:eastAsia="Aptos" w:cs="Aptos"/>
          <w:lang w:val="nl-BE"/>
        </w:rPr>
        <w:t xml:space="preserve"> </w:t>
      </w:r>
      <w:proofErr w:type="spellStart"/>
      <w:r w:rsidRPr="00FB20ED">
        <w:rPr>
          <w:rFonts w:ascii="Aptos" w:hAnsi="Aptos" w:eastAsia="Aptos" w:cs="Aptos"/>
          <w:lang w:val="nl-BE"/>
        </w:rPr>
        <w:t>Cakici</w:t>
      </w:r>
      <w:proofErr w:type="spellEnd"/>
      <w:r>
        <w:br/>
      </w:r>
      <w:r w:rsidRPr="00FB20ED">
        <w:rPr>
          <w:rFonts w:ascii="Aptos" w:hAnsi="Aptos" w:eastAsia="Aptos" w:cs="Aptos"/>
          <w:lang w:val="nl-BE"/>
        </w:rPr>
        <w:t xml:space="preserve"> IT-medewerker</w:t>
      </w:r>
      <w:r>
        <w:br/>
      </w:r>
      <w:r w:rsidRPr="00FB20ED">
        <w:rPr>
          <w:rFonts w:ascii="Aptos" w:hAnsi="Aptos" w:eastAsia="Aptos" w:cs="Aptos"/>
          <w:lang w:val="nl-BE"/>
        </w:rPr>
        <w:t xml:space="preserve"> ACX IT WORLD</w:t>
      </w:r>
    </w:p>
    <w:p w:rsidRPr="00FB20ED" w:rsidR="16BC87EE" w:rsidP="509B808D" w:rsidRDefault="321E6487" w14:paraId="11A89C9F" w14:textId="42E7F8AF">
      <w:pPr>
        <w:spacing w:before="240" w:after="240"/>
        <w:rPr>
          <w:rFonts w:ascii="Aptos" w:hAnsi="Aptos" w:eastAsia="Aptos" w:cs="Aptos"/>
          <w:lang w:val="nl-BE"/>
        </w:rPr>
      </w:pPr>
      <w:r w:rsidRPr="509B808D">
        <w:rPr>
          <w:rFonts w:ascii="Aptos" w:hAnsi="Aptos" w:eastAsia="Aptos" w:cs="Aptos"/>
          <w:lang w:val="nl-BE"/>
        </w:rPr>
        <w:t>_________________________________________________________________________________</w:t>
      </w:r>
      <w:r w:rsidR="16BC87EE">
        <w:br/>
      </w:r>
      <w:r w:rsidRPr="41F64907" w:rsidR="3C54F122">
        <w:rPr>
          <w:rFonts w:ascii="Aptos" w:hAnsi="Aptos" w:eastAsia="Aptos" w:cs="Aptos"/>
          <w:b/>
          <w:bCs/>
          <w:lang w:val="nl-BE"/>
        </w:rPr>
        <w:t>AI</w:t>
      </w:r>
    </w:p>
    <w:p w:rsidR="3F900DF7" w:rsidP="16BC87EE" w:rsidRDefault="3F900DF7" w14:paraId="7DC0C43E" w14:textId="58AB8394">
      <w:pPr>
        <w:spacing w:before="240" w:after="240"/>
      </w:pPr>
      <w:r w:rsidRPr="16BC87EE">
        <w:rPr>
          <w:rFonts w:ascii="Aptos" w:hAnsi="Aptos" w:eastAsia="Aptos" w:cs="Aptos"/>
        </w:rPr>
        <w:t>Onderwerp: Opvolging bestelling – tijdelijke vervanglaptops en compensatie</w:t>
      </w:r>
    </w:p>
    <w:p w:rsidR="3F900DF7" w:rsidP="16BC87EE" w:rsidRDefault="3F900DF7" w14:paraId="29908A4A" w14:textId="1F22763F">
      <w:pPr>
        <w:spacing w:before="240" w:after="240"/>
      </w:pPr>
      <w:r w:rsidRPr="16BC87EE">
        <w:rPr>
          <w:rFonts w:ascii="Aptos" w:hAnsi="Aptos" w:eastAsia="Aptos" w:cs="Aptos"/>
        </w:rPr>
        <w:t xml:space="preserve">Geachte heer </w:t>
      </w:r>
      <w:proofErr w:type="spellStart"/>
      <w:r w:rsidRPr="16BC87EE">
        <w:rPr>
          <w:rFonts w:ascii="Aptos" w:hAnsi="Aptos" w:eastAsia="Aptos" w:cs="Aptos"/>
        </w:rPr>
        <w:t>Punie</w:t>
      </w:r>
      <w:proofErr w:type="spellEnd"/>
    </w:p>
    <w:p w:rsidR="3F900DF7" w:rsidP="16BC87EE" w:rsidRDefault="3F900DF7" w14:paraId="3592C989" w14:textId="459446A9">
      <w:pPr>
        <w:spacing w:before="240" w:after="240"/>
      </w:pPr>
      <w:r w:rsidRPr="16BC87EE">
        <w:rPr>
          <w:rFonts w:ascii="Aptos" w:hAnsi="Aptos" w:eastAsia="Aptos" w:cs="Aptos"/>
        </w:rPr>
        <w:t>Na het beluisteren van uw voicemail en na intern overleg is gebleken dat er een aantal zaken mis zijn gelopen bij uw bestelling. Om ervoor te zorgen dat de docenten zonder vertraging kunnen starten, leveren wij binnen twee dagen tijdelijke vervanglaptops, volledig kosteloos.</w:t>
      </w:r>
    </w:p>
    <w:p w:rsidR="3F900DF7" w:rsidP="16BC87EE" w:rsidRDefault="3F900DF7" w14:paraId="1C20EBEC" w14:textId="174B8E18">
      <w:pPr>
        <w:spacing w:before="240" w:after="240"/>
      </w:pPr>
      <w:r w:rsidRPr="16BC87EE">
        <w:rPr>
          <w:rFonts w:ascii="Aptos" w:hAnsi="Aptos" w:eastAsia="Aptos" w:cs="Aptos"/>
        </w:rPr>
        <w:t>Daarnaast bieden wij u graag een korting van 15% op uw volgende bestelling van laptops als tegemoetkoming voor het ongemak.</w:t>
      </w:r>
    </w:p>
    <w:p w:rsidR="3F900DF7" w:rsidP="16BC87EE" w:rsidRDefault="3F900DF7" w14:paraId="504B432D" w14:textId="01C9535F">
      <w:pPr>
        <w:spacing w:before="240" w:after="240"/>
        <w:rPr>
          <w:ins w:author="Saskia Schoefs" w:date="2025-10-20T07:09:53.947Z" w16du:dateUtc="2025-10-20T07:09:53.947Z" w:id="1886120534"/>
        </w:rPr>
      </w:pPr>
      <w:r w:rsidRPr="5AD10C44" w:rsidR="3F900DF7">
        <w:rPr>
          <w:rFonts w:ascii="Aptos" w:hAnsi="Aptos" w:eastAsia="Aptos" w:cs="Aptos"/>
        </w:rPr>
        <w:t>Aarzel niet om contact met ons op te nemen als u nog vragen heeft of bijkomende informatie wenst.</w:t>
      </w:r>
    </w:p>
    <w:p w:rsidR="5E6556D0" w:rsidP="5AD10C44" w:rsidRDefault="5E6556D0" w14:paraId="59CF7524" w14:textId="57F733E3">
      <w:pPr>
        <w:spacing w:before="240" w:after="240"/>
        <w:rPr>
          <w:rFonts w:ascii="Aptos" w:hAnsi="Aptos" w:eastAsia="Aptos" w:cs="Aptos"/>
        </w:rPr>
      </w:pPr>
      <w:ins w:author="Saskia Schoefs" w:date="2025-10-20T07:09:59.943Z" w:id="2104041645">
        <w:r w:rsidRPr="5AD10C44" w:rsidR="5E6556D0">
          <w:rPr>
            <w:rFonts w:ascii="Aptos" w:hAnsi="Aptos" w:eastAsia="Aptos" w:cs="Aptos"/>
          </w:rPr>
          <w:t xml:space="preserve">Welke prompts had je gegeven? Dat was </w:t>
        </w:r>
      </w:ins>
      <w:ins w:author="Saskia Schoefs" w:date="2025-10-20T07:10:15.033Z" w:id="120924459">
        <w:r w:rsidRPr="5AD10C44" w:rsidR="5E6556D0">
          <w:rPr>
            <w:rFonts w:ascii="Aptos" w:hAnsi="Aptos" w:eastAsia="Aptos" w:cs="Aptos"/>
          </w:rPr>
          <w:t>eigenlijk ook de opdracht: tonen hoe je je eerste mail verbeterde met de juiste prompts.</w:t>
        </w:r>
      </w:ins>
    </w:p>
    <w:p w:rsidR="3F900DF7" w:rsidP="16BC87EE" w:rsidRDefault="3F900DF7" w14:paraId="21ECBB09" w14:textId="117EAB29">
      <w:pPr>
        <w:spacing w:before="240" w:after="240"/>
      </w:pPr>
      <w:r w:rsidRPr="16BC87EE">
        <w:rPr>
          <w:rFonts w:ascii="Aptos" w:hAnsi="Aptos" w:eastAsia="Aptos" w:cs="Aptos"/>
        </w:rPr>
        <w:t>Met vriendelijke groeten</w:t>
      </w:r>
      <w:r>
        <w:br/>
      </w:r>
      <w:r w:rsidRPr="16BC87EE">
        <w:rPr>
          <w:rFonts w:ascii="Aptos" w:hAnsi="Aptos" w:eastAsia="Aptos" w:cs="Aptos"/>
        </w:rPr>
        <w:t xml:space="preserve"> </w:t>
      </w:r>
      <w:proofErr w:type="spellStart"/>
      <w:r w:rsidRPr="16BC87EE">
        <w:rPr>
          <w:rFonts w:ascii="Aptos" w:hAnsi="Aptos" w:eastAsia="Aptos" w:cs="Aptos"/>
        </w:rPr>
        <w:t>Ilyas</w:t>
      </w:r>
      <w:proofErr w:type="spellEnd"/>
      <w:r w:rsidRPr="16BC87EE">
        <w:rPr>
          <w:rFonts w:ascii="Aptos" w:hAnsi="Aptos" w:eastAsia="Aptos" w:cs="Aptos"/>
        </w:rPr>
        <w:t xml:space="preserve"> </w:t>
      </w:r>
      <w:proofErr w:type="spellStart"/>
      <w:r w:rsidRPr="16BC87EE">
        <w:rPr>
          <w:rFonts w:ascii="Aptos" w:hAnsi="Aptos" w:eastAsia="Aptos" w:cs="Aptos"/>
        </w:rPr>
        <w:t>Cakici</w:t>
      </w:r>
      <w:proofErr w:type="spellEnd"/>
      <w:r>
        <w:br/>
      </w:r>
      <w:r w:rsidRPr="16BC87EE">
        <w:rPr>
          <w:rFonts w:ascii="Aptos" w:hAnsi="Aptos" w:eastAsia="Aptos" w:cs="Aptos"/>
        </w:rPr>
        <w:t xml:space="preserve"> IT-medewerker</w:t>
      </w:r>
      <w:r>
        <w:br/>
      </w:r>
      <w:r w:rsidRPr="16BC87EE">
        <w:rPr>
          <w:rFonts w:ascii="Aptos" w:hAnsi="Aptos" w:eastAsia="Aptos" w:cs="Aptos"/>
        </w:rPr>
        <w:t xml:space="preserve"> ACX IT WORLD</w:t>
      </w:r>
    </w:p>
    <w:p w:rsidR="7C79D408" w:rsidP="492058F4" w:rsidRDefault="7C79D408" w14:paraId="17FA9595" w14:textId="65D7FD8A">
      <w:pPr>
        <w:rPr>
          <w:b/>
          <w:bCs/>
        </w:rPr>
      </w:pPr>
      <w:r w:rsidRPr="492058F4">
        <w:rPr>
          <w:b/>
          <w:bCs/>
        </w:rPr>
        <w:t>ILYAS</w:t>
      </w:r>
    </w:p>
    <w:p w:rsidR="7C79D408" w:rsidRDefault="7C79D408" w14:paraId="0462F704" w14:textId="0A9794DA">
      <w:r>
        <w:t xml:space="preserve">Geachte mevrouw </w:t>
      </w:r>
      <w:proofErr w:type="spellStart"/>
      <w:r>
        <w:t>Vanvoorde</w:t>
      </w:r>
      <w:proofErr w:type="spellEnd"/>
    </w:p>
    <w:p w:rsidR="492058F4" w:rsidRDefault="492058F4" w14:paraId="7D197705" w14:textId="19A533ED"/>
    <w:p w:rsidR="7C79D408" w:rsidRDefault="7C79D408" w14:paraId="62CDA3FD" w14:textId="587CC2D8">
      <w:r w:rsidR="7C79D408">
        <w:rPr/>
        <w:t xml:space="preserve">Bedankt voor uw feedback </w:t>
      </w:r>
      <w:r w:rsidR="7C79D408">
        <w:rPr/>
        <w:t>die  u</w:t>
      </w:r>
      <w:r w:rsidR="7C79D408">
        <w:rPr/>
        <w:t xml:space="preserve"> gaf over de lamp. Ik heb het nagekeken met de verantwoordelijke van de verkoop, en het </w:t>
      </w:r>
      <w:r w:rsidR="6EE55261">
        <w:rPr/>
        <w:t xml:space="preserve">valt niet onder garantie. </w:t>
      </w:r>
      <w:ins w:author="Saskia Schoefs" w:date="2025-10-20T07:10:28.583Z" w:id="1266333792">
        <w:r w:rsidR="1ECE9AC7">
          <w:t>Vrij snel en droog</w:t>
        </w:r>
      </w:ins>
      <w:ins w:author="Saskia Schoefs" w:date="2025-10-20T07:12:54.377Z" w:id="266168903">
        <w:r w:rsidR="0F9ED9A4">
          <w:t>: je zou kort/</w:t>
        </w:r>
      </w:ins>
      <w:ins w:author="Saskia Schoefs" w:date="2025-10-20T07:13:04.681Z" w:id="1174256674">
        <w:r w:rsidR="0F9ED9A4">
          <w:t>neutraal</w:t>
        </w:r>
      </w:ins>
      <w:ins w:author="Saskia Schoefs" w:date="2025-10-20T07:12:54.377Z" w:id="1784584159">
        <w:r w:rsidR="0F9ED9A4">
          <w:t xml:space="preserve"> moeten uitleggen waarom</w:t>
        </w:r>
      </w:ins>
      <w:ins w:author="Saskia Schoefs" w:date="2025-10-20T07:10:28.583Z" w:id="1168941494">
        <w:r w:rsidR="1ECE9AC7">
          <w:t xml:space="preserve">. </w:t>
        </w:r>
      </w:ins>
      <w:r w:rsidR="6EE55261">
        <w:rPr/>
        <w:t>Wat ik wel kan aanbieden is een korting van 5% bij de volgende aankoop</w:t>
      </w:r>
      <w:r w:rsidR="41F18620">
        <w:rPr/>
        <w:t xml:space="preserve">. </w:t>
      </w:r>
    </w:p>
    <w:p w:rsidR="41F18620" w:rsidRDefault="41F18620" w14:paraId="4671FD91" w14:textId="05B44CC2">
      <w:pPr>
        <w:rPr>
          <w:ins w:author="Saskia Schoefs" w:date="2025-10-20T07:10:37.42Z" w16du:dateUtc="2025-10-20T07:10:37.42Z" w:id="1413788337"/>
        </w:rPr>
      </w:pPr>
      <w:r w:rsidR="41F18620">
        <w:rPr/>
        <w:t>Ik hoop dat u hiermee tevreden bent en dat ik u heb kunnen verder helpen</w:t>
      </w:r>
      <w:ins w:author="Saskia Schoefs" w:date="2025-10-20T07:10:37.183Z" w:id="991013799">
        <w:r w:rsidR="0828E779">
          <w:t xml:space="preserve"> </w:t>
        </w:r>
        <w:r w:rsidR="0828E779">
          <w:t>eindpunt?</w:t>
        </w:r>
      </w:ins>
    </w:p>
    <w:p w:rsidR="0828E779" w:rsidRDefault="0828E779" w14:paraId="27F9862D" w14:textId="5C9DEC9F">
      <w:ins w:author="Saskia Schoefs" w:date="2025-10-20T07:10:43.214Z" w:id="1169824332">
        <w:r w:rsidR="0828E779">
          <w:t>Laat altijd ruimte voor vragen</w:t>
        </w:r>
      </w:ins>
    </w:p>
    <w:p w:rsidR="793EDE26" w:rsidRDefault="793EDE26" w14:paraId="48A92625" w14:textId="6394419B">
      <w:pPr>
        <w:rPr>
          <w:ins w:author="Saskia Schoefs" w:date="2025-10-20T07:13:20.101Z" w16du:dateUtc="2025-10-20T07:13:20.101Z" w:id="5679129"/>
        </w:rPr>
      </w:pPr>
    </w:p>
    <w:p w:rsidR="5466E4AE" w:rsidRDefault="5466E4AE" w14:paraId="4C062896" w14:textId="5B19E1EA">
      <w:ins w:author="Saskia Schoefs" w:date="2025-10-20T07:13:27.244Z" w:id="2144615939">
        <w:r w:rsidR="5466E4AE">
          <w:t>(Waar is de AI-versie? Waar zijn de prompts?)</w:t>
        </w:r>
      </w:ins>
    </w:p>
    <w:p w:rsidR="41F18620" w:rsidRDefault="41F18620" w14:paraId="4437A5E4" w14:textId="37095FF3">
      <w:r>
        <w:t>Met vriendelijke groeten</w:t>
      </w:r>
      <w:r>
        <w:br/>
      </w:r>
      <w:proofErr w:type="spellStart"/>
      <w:r w:rsidR="0B889493">
        <w:t>Ilyas</w:t>
      </w:r>
      <w:proofErr w:type="spellEnd"/>
      <w:r w:rsidR="0B889493">
        <w:t xml:space="preserve"> </w:t>
      </w:r>
      <w:proofErr w:type="spellStart"/>
      <w:r w:rsidR="0B889493">
        <w:t>Cakici</w:t>
      </w:r>
      <w:proofErr w:type="spellEnd"/>
      <w:r>
        <w:br/>
      </w:r>
      <w:r w:rsidR="54899481">
        <w:t>Klantendienst medewerker</w:t>
      </w:r>
      <w:r>
        <w:br/>
      </w:r>
      <w:r w:rsidR="56B0B561">
        <w:t>Mister Design</w:t>
      </w:r>
    </w:p>
    <w:p w:rsidR="16BC87EE" w:rsidRDefault="16BC87EE" w14:paraId="0915CDEC" w14:textId="7DAB3359">
      <w:r>
        <w:br w:type="page"/>
      </w:r>
    </w:p>
    <w:p w:rsidR="16BC87EE" w:rsidP="16BC87EE" w:rsidRDefault="16BC87EE" w14:paraId="76332604" w14:textId="3BED759E">
      <w:pPr>
        <w:rPr>
          <w:b/>
          <w:bCs/>
        </w:rPr>
      </w:pPr>
    </w:p>
    <w:p w:rsidR="326A4612" w:rsidP="16BC87EE" w:rsidRDefault="326A4612" w14:paraId="05BB8422" w14:textId="59C7216C">
      <w:pPr>
        <w:rPr>
          <w:b/>
          <w:bCs/>
        </w:rPr>
      </w:pPr>
      <w:r w:rsidRPr="16BC87EE">
        <w:rPr>
          <w:b/>
          <w:bCs/>
        </w:rPr>
        <w:t xml:space="preserve">Jente </w:t>
      </w:r>
      <w:proofErr w:type="spellStart"/>
      <w:r w:rsidRPr="597F4C77">
        <w:rPr>
          <w:b/>
          <w:bCs/>
        </w:rPr>
        <w:t>nijs</w:t>
      </w:r>
      <w:proofErr w:type="spellEnd"/>
    </w:p>
    <w:p w:rsidR="16BC87EE" w:rsidP="16BC87EE" w:rsidRDefault="16BC87EE" w14:paraId="2E0DBE16" w14:textId="7E48E2B8"/>
    <w:p w:rsidR="326A4612" w:rsidP="16BC87EE" w:rsidRDefault="326A4612" w14:paraId="1AF03137" w14:textId="6DD4BACA">
      <w:pPr>
        <w:spacing w:line="276" w:lineRule="auto"/>
      </w:pPr>
      <w:r w:rsidRPr="5AD10C44" w:rsidR="326A4612">
        <w:rPr>
          <w:rFonts w:ascii="Aptos" w:hAnsi="Aptos" w:eastAsia="Aptos" w:cs="Aptos"/>
        </w:rPr>
        <w:t xml:space="preserve">Geachte </w:t>
      </w:r>
      <w:r w:rsidRPr="5AD10C44" w:rsidR="326A4612">
        <w:rPr>
          <w:rFonts w:ascii="Aptos" w:hAnsi="Aptos" w:eastAsia="Aptos" w:cs="Aptos"/>
          <w:highlight w:val="yellow"/>
          <w:rPrChange w:author="Saskia Schoefs" w:date="2025-10-20T07:13:40.416Z" w:id="1273572010">
            <w:rPr>
              <w:rFonts w:ascii="Aptos" w:hAnsi="Aptos" w:eastAsia="Aptos" w:cs="Aptos"/>
            </w:rPr>
          </w:rPrChange>
        </w:rPr>
        <w:t>M</w:t>
      </w:r>
      <w:r w:rsidRPr="5AD10C44" w:rsidR="326A4612">
        <w:rPr>
          <w:rFonts w:ascii="Aptos" w:hAnsi="Aptos" w:eastAsia="Aptos" w:cs="Aptos"/>
        </w:rPr>
        <w:t xml:space="preserve">eneer </w:t>
      </w:r>
      <w:r w:rsidRPr="5AD10C44" w:rsidR="326A4612">
        <w:rPr>
          <w:rFonts w:ascii="Aptos" w:hAnsi="Aptos" w:eastAsia="Aptos" w:cs="Aptos"/>
        </w:rPr>
        <w:t>Punie</w:t>
      </w:r>
      <w:r w:rsidRPr="5AD10C44" w:rsidR="326A4612">
        <w:rPr>
          <w:rFonts w:ascii="Aptos" w:hAnsi="Aptos" w:eastAsia="Aptos" w:cs="Aptos"/>
        </w:rPr>
        <w:t>,</w:t>
      </w:r>
      <w:ins w:author="Saskia Schoefs" w:date="2025-10-20T07:13:34.859Z" w:id="288455843">
        <w:r w:rsidRPr="5AD10C44" w:rsidR="232F95A9">
          <w:rPr>
            <w:rFonts w:ascii="Aptos" w:hAnsi="Aptos" w:eastAsia="Aptos" w:cs="Aptos"/>
          </w:rPr>
          <w:t xml:space="preserve">  </w:t>
        </w:r>
      </w:ins>
    </w:p>
    <w:p w:rsidR="326A4612" w:rsidP="16BC87EE" w:rsidRDefault="326A4612" w14:paraId="255BA722" w14:textId="37367E81">
      <w:pPr>
        <w:spacing w:line="276" w:lineRule="auto"/>
      </w:pPr>
      <w:r w:rsidRPr="16BC87EE">
        <w:rPr>
          <w:rFonts w:ascii="Aptos" w:hAnsi="Aptos" w:eastAsia="Aptos" w:cs="Aptos"/>
        </w:rPr>
        <w:t>Correctie levering laptops en tegemoetkoming</w:t>
      </w:r>
    </w:p>
    <w:p w:rsidR="326A4612" w:rsidP="16BC87EE" w:rsidRDefault="326A4612" w14:paraId="25C3EDCD" w14:textId="4E7CAD9A">
      <w:pPr>
        <w:spacing w:line="276" w:lineRule="auto"/>
      </w:pPr>
      <w:r w:rsidRPr="16BC87EE">
        <w:rPr>
          <w:rFonts w:ascii="Aptos" w:hAnsi="Aptos" w:eastAsia="Aptos" w:cs="Aptos"/>
        </w:rPr>
        <w:t xml:space="preserve"> </w:t>
      </w:r>
    </w:p>
    <w:p w:rsidR="326A4612" w:rsidP="16BC87EE" w:rsidRDefault="326A4612" w14:paraId="6C5B2692" w14:textId="238AFCB0">
      <w:pPr>
        <w:spacing w:line="276" w:lineRule="auto"/>
      </w:pPr>
      <w:r w:rsidRPr="16BC87EE">
        <w:rPr>
          <w:rFonts w:ascii="Aptos" w:hAnsi="Aptos" w:eastAsia="Aptos" w:cs="Aptos"/>
        </w:rPr>
        <w:t>Hartelijk dank voor uw reactie over de levering van de laptops.</w:t>
      </w:r>
    </w:p>
    <w:p w:rsidR="326A4612" w:rsidP="16BC87EE" w:rsidRDefault="326A4612" w14:paraId="155F26D5" w14:textId="6783E762">
      <w:pPr>
        <w:spacing w:line="276" w:lineRule="auto"/>
      </w:pPr>
      <w:r w:rsidRPr="16BC87EE">
        <w:rPr>
          <w:rFonts w:ascii="Aptos" w:hAnsi="Aptos" w:eastAsia="Aptos" w:cs="Aptos"/>
        </w:rPr>
        <w:t xml:space="preserve"> </w:t>
      </w:r>
    </w:p>
    <w:p w:rsidR="326A4612" w:rsidP="5AD10C44" w:rsidRDefault="326A4612" w14:paraId="157B9AAC" w14:textId="585261C2">
      <w:pPr>
        <w:spacing w:line="276" w:lineRule="auto"/>
        <w:rPr>
          <w:rFonts w:ascii="Aptos" w:hAnsi="Aptos" w:eastAsia="Aptos" w:cs="Aptos"/>
        </w:rPr>
      </w:pPr>
      <w:r w:rsidRPr="5AD10C44" w:rsidR="326A4612">
        <w:rPr>
          <w:rFonts w:ascii="Aptos" w:hAnsi="Aptos" w:eastAsia="Aptos" w:cs="Aptos"/>
        </w:rPr>
        <w:t xml:space="preserve">De </w:t>
      </w:r>
      <w:r w:rsidRPr="5AD10C44" w:rsidR="326A4612">
        <w:rPr>
          <w:rFonts w:ascii="Aptos" w:hAnsi="Aptos" w:eastAsia="Aptos" w:cs="Aptos"/>
          <w:highlight w:val="yellow"/>
          <w:rPrChange w:author="Saskia Schoefs" w:date="2025-10-20T07:13:50.795Z" w:id="837847081">
            <w:rPr>
              <w:rFonts w:ascii="Aptos" w:hAnsi="Aptos" w:eastAsia="Aptos" w:cs="Aptos"/>
            </w:rPr>
          </w:rPrChange>
        </w:rPr>
        <w:t>V</w:t>
      </w:r>
      <w:r w:rsidRPr="5AD10C44" w:rsidR="326A4612">
        <w:rPr>
          <w:rFonts w:ascii="Aptos" w:hAnsi="Aptos" w:eastAsia="Aptos" w:cs="Aptos"/>
        </w:rPr>
        <w:t xml:space="preserve">ertraging is ontstaan door een </w:t>
      </w:r>
      <w:r w:rsidRPr="5AD10C44" w:rsidR="326A4612">
        <w:rPr>
          <w:rFonts w:ascii="Aptos" w:hAnsi="Aptos" w:eastAsia="Aptos" w:cs="Aptos"/>
          <w:highlight w:val="yellow"/>
          <w:rPrChange w:author="Saskia Schoefs" w:date="2025-10-20T07:13:57.868Z" w:id="278505408">
            <w:rPr>
              <w:rFonts w:ascii="Aptos" w:hAnsi="Aptos" w:eastAsia="Aptos" w:cs="Aptos"/>
            </w:rPr>
          </w:rPrChange>
        </w:rPr>
        <w:t>mis communicatie</w:t>
      </w:r>
      <w:r w:rsidRPr="5AD10C44" w:rsidR="326A4612">
        <w:rPr>
          <w:rFonts w:ascii="Aptos" w:hAnsi="Aptos" w:eastAsia="Aptos" w:cs="Aptos"/>
        </w:rPr>
        <w:t xml:space="preserve"> met de leverancier van de </w:t>
      </w:r>
      <w:r w:rsidRPr="5AD10C44" w:rsidR="326A4612">
        <w:rPr>
          <w:rFonts w:ascii="Aptos" w:hAnsi="Aptos" w:eastAsia="Aptos" w:cs="Aptos"/>
        </w:rPr>
        <w:t>laptops .</w:t>
      </w:r>
      <w:r w:rsidRPr="5AD10C44" w:rsidR="326A4612">
        <w:rPr>
          <w:rFonts w:ascii="Aptos" w:hAnsi="Aptos" w:eastAsia="Aptos" w:cs="Aptos"/>
        </w:rPr>
        <w:t xml:space="preserve"> Deze levering werd dus spoedig gemaakt hierdoor is de installatie van de software over het hoofd gezien .</w:t>
      </w:r>
      <w:ins w:author="Saskia Schoefs" w:date="2025-10-20T07:14:08.228Z" w:id="1163693116">
        <w:r w:rsidRPr="5AD10C44" w:rsidR="40312EB0">
          <w:rPr>
            <w:rFonts w:ascii="Aptos" w:hAnsi="Aptos" w:eastAsia="Aptos" w:cs="Aptos"/>
          </w:rPr>
          <w:t xml:space="preserve"> Heel slordig in afwerking</w:t>
        </w:r>
      </w:ins>
    </w:p>
    <w:p w:rsidR="326A4612" w:rsidP="16BC87EE" w:rsidRDefault="326A4612" w14:paraId="5408054C" w14:textId="2E798BD6">
      <w:pPr>
        <w:spacing w:line="276" w:lineRule="auto"/>
      </w:pPr>
      <w:r w:rsidRPr="16BC87EE">
        <w:rPr>
          <w:rFonts w:ascii="Aptos" w:hAnsi="Aptos" w:eastAsia="Aptos" w:cs="Aptos"/>
        </w:rPr>
        <w:t xml:space="preserve"> </w:t>
      </w:r>
    </w:p>
    <w:p w:rsidR="326A4612" w:rsidP="16BC87EE" w:rsidRDefault="326A4612" w14:paraId="7229DF21" w14:textId="30D5524E">
      <w:pPr>
        <w:spacing w:line="276" w:lineRule="auto"/>
        <w:rPr>
          <w:ins w:author="Saskia Schoefs" w:date="2025-10-20T07:14:16.182Z" w16du:dateUtc="2025-10-20T07:14:16.182Z" w:id="644092508"/>
        </w:rPr>
      </w:pPr>
      <w:r w:rsidRPr="5AD10C44" w:rsidR="326A4612">
        <w:rPr>
          <w:rFonts w:ascii="Aptos" w:hAnsi="Aptos" w:eastAsia="Aptos" w:cs="Aptos"/>
        </w:rPr>
        <w:t xml:space="preserve">Wij bij ACX IT WORLD betreuren het ongemak en geven naast de correct geïnstalleerde laptops ook </w:t>
      </w:r>
      <w:r w:rsidRPr="5AD10C44" w:rsidR="326A4612">
        <w:rPr>
          <w:rFonts w:ascii="Aptos" w:hAnsi="Aptos" w:eastAsia="Aptos" w:cs="Aptos"/>
        </w:rPr>
        <w:t>nog  een</w:t>
      </w:r>
      <w:r w:rsidRPr="5AD10C44" w:rsidR="326A4612">
        <w:rPr>
          <w:rFonts w:ascii="Aptos" w:hAnsi="Aptos" w:eastAsia="Aptos" w:cs="Aptos"/>
        </w:rPr>
        <w:t xml:space="preserve"> 10% korting bij uw volgende </w:t>
      </w:r>
      <w:r w:rsidRPr="5AD10C44" w:rsidR="326A4612">
        <w:rPr>
          <w:rFonts w:ascii="Aptos" w:hAnsi="Aptos" w:eastAsia="Aptos" w:cs="Aptos"/>
        </w:rPr>
        <w:t>bestelling .</w:t>
      </w:r>
      <w:r w:rsidRPr="5AD10C44" w:rsidR="326A4612">
        <w:rPr>
          <w:rFonts w:ascii="Aptos" w:hAnsi="Aptos" w:eastAsia="Aptos" w:cs="Aptos"/>
        </w:rPr>
        <w:t xml:space="preserve"> </w:t>
      </w:r>
    </w:p>
    <w:p w:rsidR="5AD10C44" w:rsidP="5AD10C44" w:rsidRDefault="5AD10C44" w14:paraId="4B362D5C" w14:textId="283C62E7">
      <w:pPr>
        <w:spacing w:line="276" w:lineRule="auto"/>
        <w:rPr>
          <w:ins w:author="Saskia Schoefs" w:date="2025-10-20T07:14:16.322Z" w16du:dateUtc="2025-10-20T07:14:16.322Z" w:id="1309474393"/>
          <w:rFonts w:ascii="Aptos" w:hAnsi="Aptos" w:eastAsia="Aptos" w:cs="Aptos"/>
        </w:rPr>
      </w:pPr>
    </w:p>
    <w:p w:rsidR="1229DB48" w:rsidP="5AD10C44" w:rsidRDefault="1229DB48" w14:paraId="526911D1" w14:textId="67929CD6">
      <w:pPr>
        <w:spacing w:line="276" w:lineRule="auto"/>
        <w:rPr>
          <w:rFonts w:ascii="Aptos" w:hAnsi="Aptos" w:eastAsia="Aptos" w:cs="Aptos"/>
        </w:rPr>
      </w:pPr>
      <w:ins w:author="Saskia Schoefs" w:date="2025-10-20T07:14:26.904Z" w:id="397469365">
        <w:r w:rsidRPr="5AD10C44" w:rsidR="1229DB48">
          <w:rPr>
            <w:rFonts w:ascii="Aptos" w:hAnsi="Aptos" w:eastAsia="Aptos" w:cs="Aptos"/>
          </w:rPr>
          <w:t>Einde? Neem</w:t>
        </w:r>
        <w:r w:rsidRPr="5AD10C44" w:rsidR="1229DB48">
          <w:rPr>
            <w:rFonts w:ascii="Aptos" w:hAnsi="Aptos" w:eastAsia="Aptos" w:cs="Aptos"/>
          </w:rPr>
          <w:t xml:space="preserve"> gepast afscheid.</w:t>
        </w:r>
      </w:ins>
    </w:p>
    <w:p w:rsidR="326A4612" w:rsidP="16BC87EE" w:rsidRDefault="326A4612" w14:paraId="45AA12D3" w14:textId="7780E504">
      <w:pPr>
        <w:spacing w:line="276" w:lineRule="auto"/>
      </w:pPr>
      <w:r w:rsidRPr="16BC87EE">
        <w:rPr>
          <w:rFonts w:ascii="Aptos" w:hAnsi="Aptos" w:eastAsia="Aptos" w:cs="Aptos"/>
        </w:rPr>
        <w:t xml:space="preserve"> </w:t>
      </w:r>
    </w:p>
    <w:p w:rsidR="326A4612" w:rsidP="16BC87EE" w:rsidRDefault="326A4612" w14:paraId="33C0EA7E" w14:textId="4757B81F">
      <w:pPr>
        <w:spacing w:line="276" w:lineRule="auto"/>
      </w:pPr>
      <w:r w:rsidRPr="16BC87EE">
        <w:rPr>
          <w:rFonts w:ascii="Aptos" w:hAnsi="Aptos" w:eastAsia="Aptos" w:cs="Aptos"/>
        </w:rPr>
        <w:t>Met vriendelijke groet,</w:t>
      </w:r>
    </w:p>
    <w:p w:rsidR="326A4612" w:rsidP="16BC87EE" w:rsidRDefault="326A4612" w14:paraId="40AC123D" w14:textId="59EA6000">
      <w:pPr>
        <w:spacing w:line="276" w:lineRule="auto"/>
        <w:rPr>
          <w:ins w:author="Saskia Schoefs" w:date="2025-10-20T07:14:34.786Z" w16du:dateUtc="2025-10-20T07:14:34.786Z" w:id="631080184"/>
        </w:rPr>
      </w:pPr>
      <w:r w:rsidRPr="5AD10C44" w:rsidR="326A4612">
        <w:rPr>
          <w:rFonts w:ascii="Aptos" w:hAnsi="Aptos" w:eastAsia="Aptos" w:cs="Aptos"/>
        </w:rPr>
        <w:t>Jente Nijs</w:t>
      </w:r>
    </w:p>
    <w:p w:rsidR="371AD901" w:rsidP="5AD10C44" w:rsidRDefault="371AD901" w14:paraId="28F0EC9D" w14:textId="0E86AC73">
      <w:pPr>
        <w:spacing w:line="276" w:lineRule="auto"/>
        <w:rPr>
          <w:rFonts w:ascii="Aptos" w:hAnsi="Aptos" w:eastAsia="Aptos" w:cs="Aptos"/>
        </w:rPr>
      </w:pPr>
      <w:ins w:author="Saskia Schoefs" w:date="2025-10-20T07:14:40.906Z" w:id="1681614588">
        <w:r w:rsidRPr="5AD10C44" w:rsidR="371AD901">
          <w:rPr>
            <w:rFonts w:ascii="Aptos" w:hAnsi="Aptos" w:eastAsia="Aptos" w:cs="Aptos"/>
          </w:rPr>
          <w:t>Altijd een functie vermelden</w:t>
        </w:r>
      </w:ins>
    </w:p>
    <w:p w:rsidR="326A4612" w:rsidP="16BC87EE" w:rsidRDefault="326A4612" w14:paraId="7F4E3D17" w14:textId="1A41F033">
      <w:pPr>
        <w:spacing w:line="276" w:lineRule="auto"/>
      </w:pPr>
      <w:r w:rsidRPr="16BC87EE">
        <w:rPr>
          <w:rFonts w:ascii="Aptos" w:hAnsi="Aptos" w:eastAsia="Aptos" w:cs="Aptos"/>
        </w:rPr>
        <w:t>ACX IT WORLD</w:t>
      </w:r>
    </w:p>
    <w:p w:rsidR="326A4612" w:rsidP="16BC87EE" w:rsidRDefault="326A4612" w14:paraId="022D381F" w14:textId="10E02F6E">
      <w:pPr>
        <w:spacing w:line="276" w:lineRule="auto"/>
      </w:pPr>
      <w:r w:rsidRPr="16BC87EE">
        <w:rPr>
          <w:rFonts w:ascii="Aptos" w:hAnsi="Aptos" w:eastAsia="Aptos" w:cs="Aptos"/>
        </w:rPr>
        <w:t xml:space="preserve"> </w:t>
      </w:r>
    </w:p>
    <w:p w:rsidR="326A4612" w:rsidP="16BC87EE" w:rsidRDefault="326A4612" w14:paraId="6260292F" w14:textId="370CBE2C">
      <w:pPr>
        <w:spacing w:line="276" w:lineRule="auto"/>
      </w:pPr>
      <w:r w:rsidRPr="0E5F38C3">
        <w:rPr>
          <w:rFonts w:ascii="Aptos" w:hAnsi="Aptos" w:eastAsia="Aptos" w:cs="Aptos"/>
          <w:b/>
          <w:bCs/>
          <w:u w:val="single"/>
        </w:rPr>
        <w:t xml:space="preserve">AI Jente </w:t>
      </w:r>
      <w:proofErr w:type="spellStart"/>
      <w:r w:rsidRPr="4A50FAC8">
        <w:rPr>
          <w:rFonts w:ascii="Aptos" w:hAnsi="Aptos" w:eastAsia="Aptos" w:cs="Aptos"/>
          <w:b/>
          <w:bCs/>
          <w:u w:val="single"/>
        </w:rPr>
        <w:t>nijs</w:t>
      </w:r>
      <w:proofErr w:type="spellEnd"/>
    </w:p>
    <w:p w:rsidR="326A4612" w:rsidP="16BC87EE" w:rsidRDefault="326A4612" w14:paraId="04AACDBA" w14:textId="7C940842">
      <w:pPr>
        <w:spacing w:line="276" w:lineRule="auto"/>
      </w:pPr>
      <w:r w:rsidRPr="16BC87EE">
        <w:rPr>
          <w:rFonts w:ascii="Aptos" w:hAnsi="Aptos" w:eastAsia="Aptos" w:cs="Aptos"/>
          <w:b/>
          <w:bCs/>
        </w:rPr>
        <w:t xml:space="preserve">Geachte heer </w:t>
      </w:r>
      <w:proofErr w:type="spellStart"/>
      <w:r w:rsidRPr="16BC87EE">
        <w:rPr>
          <w:rFonts w:ascii="Aptos" w:hAnsi="Aptos" w:eastAsia="Aptos" w:cs="Aptos"/>
          <w:b/>
          <w:bCs/>
        </w:rPr>
        <w:t>Punie</w:t>
      </w:r>
      <w:proofErr w:type="spellEnd"/>
      <w:r w:rsidRPr="16BC87EE">
        <w:rPr>
          <w:rFonts w:ascii="Aptos" w:hAnsi="Aptos" w:eastAsia="Aptos" w:cs="Aptos"/>
          <w:b/>
          <w:bCs/>
        </w:rPr>
        <w:t>,</w:t>
      </w:r>
    </w:p>
    <w:p w:rsidR="326A4612" w:rsidP="16BC87EE" w:rsidRDefault="326A4612" w14:paraId="23E225C2" w14:textId="53888059">
      <w:pPr>
        <w:spacing w:line="276" w:lineRule="auto"/>
      </w:pPr>
      <w:r w:rsidRPr="16BC87EE">
        <w:rPr>
          <w:rFonts w:ascii="Aptos" w:hAnsi="Aptos" w:eastAsia="Aptos" w:cs="Aptos"/>
        </w:rPr>
        <w:t>Correctie levering laptops &amp; tegemoetkoming</w:t>
      </w:r>
    </w:p>
    <w:p w:rsidR="326A4612" w:rsidP="16BC87EE" w:rsidRDefault="326A4612" w14:paraId="17B2D6A9" w14:textId="32851FBA">
      <w:pPr>
        <w:spacing w:line="276" w:lineRule="auto"/>
      </w:pPr>
      <w:r w:rsidRPr="16BC87EE">
        <w:rPr>
          <w:rFonts w:ascii="Aptos" w:hAnsi="Aptos" w:eastAsia="Aptos" w:cs="Aptos"/>
        </w:rPr>
        <w:t xml:space="preserve"> </w:t>
      </w:r>
    </w:p>
    <w:p w:rsidR="326A4612" w:rsidP="16BC87EE" w:rsidRDefault="326A4612" w14:paraId="50F4F6FF" w14:textId="301A77A0">
      <w:pPr>
        <w:spacing w:line="276" w:lineRule="auto"/>
      </w:pPr>
      <w:r w:rsidRPr="16BC87EE">
        <w:rPr>
          <w:rFonts w:ascii="Aptos" w:hAnsi="Aptos" w:eastAsia="Aptos" w:cs="Aptos"/>
        </w:rPr>
        <w:t>Hartelijk dank voor uw bericht omtrent de levering van de laptops.</w:t>
      </w:r>
    </w:p>
    <w:p w:rsidR="326A4612" w:rsidP="16BC87EE" w:rsidRDefault="326A4612" w14:paraId="1B70A977" w14:textId="3A4BC956">
      <w:pPr>
        <w:spacing w:line="276" w:lineRule="auto"/>
      </w:pPr>
      <w:r w:rsidRPr="16BC87EE">
        <w:rPr>
          <w:rFonts w:ascii="Aptos" w:hAnsi="Aptos" w:eastAsia="Aptos" w:cs="Aptos"/>
        </w:rPr>
        <w:t>De vertraging is ontstaan door een miscommunicatie met onze leverancier. Hierdoor is de levering versneld uitgevoerd, maar is de installatie van de software op de laptops helaas over het hoofd gezien.</w:t>
      </w:r>
    </w:p>
    <w:p w:rsidR="326A4612" w:rsidP="16BC87EE" w:rsidRDefault="326A4612" w14:paraId="65FE9041" w14:textId="45F694CD">
      <w:pPr>
        <w:spacing w:line="276" w:lineRule="auto"/>
      </w:pPr>
      <w:r w:rsidRPr="16BC87EE">
        <w:rPr>
          <w:rFonts w:ascii="Aptos" w:hAnsi="Aptos" w:eastAsia="Aptos" w:cs="Aptos"/>
        </w:rPr>
        <w:t xml:space="preserve">Wij bij </w:t>
      </w:r>
      <w:r w:rsidRPr="16BC87EE">
        <w:rPr>
          <w:rFonts w:ascii="Aptos" w:hAnsi="Aptos" w:eastAsia="Aptos" w:cs="Aptos"/>
          <w:b/>
          <w:bCs/>
        </w:rPr>
        <w:t>ACX IT WORLD</w:t>
      </w:r>
      <w:r w:rsidRPr="16BC87EE">
        <w:rPr>
          <w:rFonts w:ascii="Aptos" w:hAnsi="Aptos" w:eastAsia="Aptos" w:cs="Aptos"/>
        </w:rPr>
        <w:t xml:space="preserve"> betreuren dit ongemak ten zeerste. Als tegemoetkoming zorgen wij ervoor dat de laptops correct worden geïnstalleerd en bieden wij u bovendien </w:t>
      </w:r>
      <w:r w:rsidRPr="16BC87EE">
        <w:rPr>
          <w:rFonts w:ascii="Aptos" w:hAnsi="Aptos" w:eastAsia="Aptos" w:cs="Aptos"/>
          <w:b/>
          <w:bCs/>
        </w:rPr>
        <w:t>10% korting op uw volgende bestelling</w:t>
      </w:r>
      <w:r w:rsidRPr="16BC87EE">
        <w:rPr>
          <w:rFonts w:ascii="Aptos" w:hAnsi="Aptos" w:eastAsia="Aptos" w:cs="Aptos"/>
        </w:rPr>
        <w:t>.</w:t>
      </w:r>
    </w:p>
    <w:p w:rsidR="326A4612" w:rsidP="5AD10C44" w:rsidRDefault="326A4612" w14:paraId="00310A3A" w14:textId="510F41C0">
      <w:pPr>
        <w:spacing w:line="276" w:lineRule="auto"/>
        <w:rPr>
          <w:rFonts w:ascii="Aptos" w:hAnsi="Aptos" w:eastAsia="Aptos" w:cs="Aptos"/>
        </w:rPr>
      </w:pPr>
      <w:r w:rsidRPr="5AD10C44" w:rsidR="326A4612">
        <w:rPr>
          <w:rFonts w:ascii="Aptos" w:hAnsi="Aptos" w:eastAsia="Aptos" w:cs="Aptos"/>
        </w:rPr>
        <w:t>Onze oprechte excuses voor het ontstane ongemak en dank voor uw begrip.</w:t>
      </w:r>
      <w:ins w:author="Saskia Schoefs" w:date="2025-10-20T07:15:06.725Z" w:id="423644126">
        <w:r w:rsidRPr="5AD10C44" w:rsidR="22FB8207">
          <w:rPr>
            <w:rFonts w:ascii="Aptos" w:hAnsi="Aptos" w:eastAsia="Aptos" w:cs="Aptos"/>
          </w:rPr>
          <w:t xml:space="preserve"> + Laat ruimte voor vragen.</w:t>
        </w:r>
      </w:ins>
    </w:p>
    <w:p w:rsidR="326A4612" w:rsidP="16BC87EE" w:rsidRDefault="326A4612" w14:paraId="39721D7D" w14:textId="609BD3C8">
      <w:pPr>
        <w:spacing w:line="276" w:lineRule="auto"/>
        <w:rPr>
          <w:ins w:author="Saskia Schoefs" w:date="2025-10-20T07:15:08.502Z" w16du:dateUtc="2025-10-20T07:15:08.502Z" w:id="1980444193"/>
        </w:rPr>
      </w:pPr>
      <w:r w:rsidRPr="5AD10C44" w:rsidR="326A4612">
        <w:rPr>
          <w:rFonts w:ascii="Aptos" w:hAnsi="Aptos" w:eastAsia="Aptos" w:cs="Aptos"/>
        </w:rPr>
        <w:t>Met vriendelijke groet,</w:t>
      </w:r>
      <w:r>
        <w:br/>
      </w:r>
      <w:r w:rsidRPr="5AD10C44" w:rsidR="326A4612">
        <w:rPr>
          <w:rFonts w:ascii="Aptos" w:hAnsi="Aptos" w:eastAsia="Aptos" w:cs="Aptos"/>
        </w:rPr>
        <w:t xml:space="preserve"> </w:t>
      </w:r>
      <w:r w:rsidRPr="5AD10C44" w:rsidR="326A4612">
        <w:rPr>
          <w:rFonts w:ascii="Aptos" w:hAnsi="Aptos" w:eastAsia="Aptos" w:cs="Aptos"/>
          <w:b w:val="1"/>
          <w:bCs w:val="1"/>
        </w:rPr>
        <w:t>Jente Nijs</w:t>
      </w:r>
    </w:p>
    <w:p w:rsidR="326A4612" w:rsidP="16BC87EE" w:rsidRDefault="326A4612" w14:paraId="6E8B4641" w14:textId="2F4A0362">
      <w:pPr>
        <w:spacing w:line="276" w:lineRule="auto"/>
      </w:pPr>
      <w:ins w:author="Saskia Schoefs" w:date="2025-10-20T07:15:10.154Z" w:id="1486127465">
        <w:r w:rsidR="46BD9E64">
          <w:t xml:space="preserve">Functie </w:t>
        </w:r>
      </w:ins>
      <w:r>
        <w:br/>
      </w:r>
      <w:r w:rsidRPr="5AD10C44" w:rsidR="326A4612">
        <w:rPr>
          <w:rFonts w:ascii="Aptos" w:hAnsi="Aptos" w:eastAsia="Aptos" w:cs="Aptos"/>
        </w:rPr>
        <w:t xml:space="preserve"> ACX IT WORLD</w:t>
      </w:r>
    </w:p>
    <w:p w:rsidR="16BC87EE" w:rsidP="16BC87EE" w:rsidRDefault="16BC87EE" w14:paraId="0743C075" w14:textId="239AC431">
      <w:pPr>
        <w:spacing w:line="276" w:lineRule="auto"/>
        <w:rPr>
          <w:rFonts w:ascii="Aptos" w:hAnsi="Aptos" w:eastAsia="Aptos" w:cs="Aptos"/>
        </w:rPr>
      </w:pPr>
    </w:p>
    <w:p w:rsidR="00BB5474" w:rsidRDefault="00BB5474" w14:paraId="3847882F" w14:textId="6F509B10">
      <w:pPr>
        <w:rPr>
          <w:b w:val="1"/>
          <w:bCs w:val="1"/>
        </w:rPr>
      </w:pPr>
      <w:ins w:author="Saskia Schoefs" w:date="2025-10-20T07:15:26.627Z" w:id="941471841">
        <w:r w:rsidRPr="5AD10C44" w:rsidR="73EC45FB">
          <w:rPr>
            <w:b w:val="1"/>
            <w:bCs w:val="1"/>
          </w:rPr>
          <w:t>Bedoeling was dat je de prompts toevoegde. Nu zien we niet wat jij hebt gevraagd.</w:t>
        </w:r>
      </w:ins>
    </w:p>
    <w:p w:rsidR="005207D9" w:rsidRDefault="005207D9" w14:paraId="39CCF4B5" w14:textId="273F2DA2">
      <w:pPr>
        <w:rPr>
          <w:b/>
          <w:bCs/>
        </w:rPr>
      </w:pPr>
      <w:r>
        <w:rPr>
          <w:b/>
          <w:bCs/>
        </w:rPr>
        <w:br w:type="page"/>
      </w:r>
    </w:p>
    <w:p w:rsidR="005207D9" w:rsidRDefault="007A59E8" w14:paraId="22EE6194" w14:textId="747C9400">
      <w:pPr>
        <w:rPr>
          <w:b/>
          <w:bCs/>
        </w:rPr>
      </w:pPr>
      <w:r w:rsidRPr="007A59E8">
        <w:rPr>
          <w:b/>
          <w:bCs/>
        </w:rPr>
        <w:t>Remy Brouwers</w:t>
      </w:r>
    </w:p>
    <w:p w:rsidR="0072498E" w:rsidRDefault="00A953AA" w14:paraId="1ACDC8EA" w14:textId="244C012C">
      <w:pPr>
        <w:rPr>
          <w:b/>
          <w:bCs/>
        </w:rPr>
      </w:pPr>
      <w:r>
        <w:rPr>
          <w:b/>
          <w:bCs/>
        </w:rPr>
        <w:t>Z</w:t>
      </w:r>
      <w:r w:rsidR="00A042B6">
        <w:rPr>
          <w:b/>
          <w:bCs/>
        </w:rPr>
        <w:t>onder</w:t>
      </w:r>
      <w:r>
        <w:rPr>
          <w:b/>
          <w:bCs/>
        </w:rPr>
        <w:t xml:space="preserve"> ai</w:t>
      </w:r>
      <w:r w:rsidR="0022784B">
        <w:rPr>
          <w:b/>
          <w:bCs/>
        </w:rPr>
        <w:t xml:space="preserve"> </w:t>
      </w:r>
    </w:p>
    <w:p w:rsidR="008361DB" w:rsidP="008361DB" w:rsidRDefault="008361DB" w14:paraId="10A6D65D" w14:textId="77777777">
      <w:r>
        <w:t xml:space="preserve">Geachte meneer </w:t>
      </w:r>
      <w:proofErr w:type="spellStart"/>
      <w:r>
        <w:t>Punie</w:t>
      </w:r>
      <w:proofErr w:type="spellEnd"/>
    </w:p>
    <w:p w:rsidR="008361DB" w:rsidP="008361DB" w:rsidRDefault="008361DB" w14:paraId="6B7A6DD9" w14:textId="77777777"/>
    <w:p w:rsidR="008361DB" w:rsidP="008361DB" w:rsidRDefault="008361DB" w14:paraId="52D50349" w14:textId="3A2EB75B">
      <w:r w:rsidR="008361DB">
        <w:rPr/>
        <w:t>Wij bedanken u voor de feedback over onze laptops. Na het controleren</w:t>
      </w:r>
      <w:ins w:author="Saskia Schoefs" w:date="2025-10-20T07:20:59.567Z" w:id="336103550">
        <w:r w:rsidR="3074B5CA">
          <w:t>/Na controle (jouw ver</w:t>
        </w:r>
      </w:ins>
      <w:ins w:author="Saskia Schoefs" w:date="2025-10-20T07:21:05.147Z" w:id="2058933940">
        <w:r w:rsidR="3074B5CA">
          <w:t>sie = naamwoordstijl)</w:t>
        </w:r>
      </w:ins>
      <w:r w:rsidR="008361DB">
        <w:rPr/>
        <w:t xml:space="preserve"> van </w:t>
      </w:r>
      <w:r w:rsidR="008361DB">
        <w:rPr/>
        <w:t>het productie</w:t>
      </w:r>
      <w:r w:rsidR="008361DB">
        <w:rPr/>
        <w:t xml:space="preserve"> </w:t>
      </w:r>
      <w:ins w:author="Saskia Schoefs" w:date="2025-10-20T07:15:49.805Z" w:id="1132154728">
        <w:r w:rsidR="2C7CA48F">
          <w:t xml:space="preserve">(Controleer </w:t>
        </w:r>
        <w:r w:rsidR="2C7CA48F">
          <w:t>steeds als er onderlijnd wordt</w:t>
        </w:r>
      </w:ins>
      <w:ins w:author="Saskia Schoefs" w:date="2025-10-20T07:18:56.415Z" w:id="1854236034">
        <w:r w:rsidR="0D0F5D7F">
          <w:t xml:space="preserve">: fout lidwoord hier. Je kan dit checken via </w:t>
        </w:r>
      </w:ins>
      <w:ins w:author="Saskia Schoefs" w:date="2025-10-20T07:18:56.426Z" w:id="628125239">
        <w:r>
          <w:fldChar w:fldCharType="begin"/>
        </w:r>
        <w:r>
          <w:instrText xml:space="preserve">HYPERLINK "http://woordenlijst.org" </w:instrText>
        </w:r>
        <w:r>
          <w:fldChar w:fldCharType="separate"/>
        </w:r>
      </w:ins>
      <w:ins w:author="Saskia Schoefs" w:date="2025-10-20T07:18:56.415Z" w:id="710069227">
        <w:r w:rsidRPr="5AD10C44" w:rsidR="0D0F5D7F">
          <w:rPr>
            <w:rStyle w:val="Hyperlink"/>
          </w:rPr>
          <w:t>http://woordenlijst.org</w:t>
        </w:r>
      </w:ins>
      <w:ins w:author="Saskia Schoefs" w:date="2025-10-20T07:18:56.426Z" w:id="1308856928">
        <w:r>
          <w:fldChar w:fldCharType="end"/>
        </w:r>
      </w:ins>
      <w:ins w:author="Saskia Schoefs" w:date="2025-10-20T07:15:49.805Z" w:id="1076963646">
        <w:r w:rsidR="2C7CA48F">
          <w:t xml:space="preserve">) </w:t>
        </w:r>
      </w:ins>
      <w:r w:rsidR="008361DB">
        <w:rPr/>
        <w:t>die op 27 februari is plaatsgevonden,</w:t>
      </w:r>
      <w:ins w:author="Saskia Schoefs" w:date="2025-10-20T07:20:11.932Z" w:id="619932297">
        <w:r w:rsidR="55D33F2F">
          <w:t xml:space="preserve"> merkten we </w:t>
        </w:r>
        <w:r w:rsidR="55D33F2F">
          <w:t xml:space="preserve">dat </w:t>
        </w:r>
      </w:ins>
      <w:del w:author="Saskia Schoefs" w:date="2025-10-20T07:20:14.241Z" w:id="368693636">
        <w:r w:rsidDel="008361DB">
          <w:delText xml:space="preserve"> heeft</w:delText>
        </w:r>
      </w:del>
      <w:r w:rsidR="008361DB">
        <w:rPr/>
        <w:t xml:space="preserve"> er een misverstand </w:t>
      </w:r>
      <w:ins w:author="Saskia Schoefs" w:date="2025-10-20T07:20:19.468Z" w:id="1920928156">
        <w:r w:rsidR="05185219">
          <w:t xml:space="preserve">heeft </w:t>
        </w:r>
      </w:ins>
      <w:r w:rsidR="008361DB">
        <w:rPr/>
        <w:t xml:space="preserve">plaatsgevonden in de productie waardoor de software niet is geïnstalleerd. </w:t>
      </w:r>
      <w:ins w:author="Saskia Schoefs" w:date="2025-10-20T07:20:37.297Z" w:id="1401561813">
        <w:r w:rsidR="2E375DEE">
          <w:t>(want ‘na de controle merkte je dat’; niet: ‘na de controle is de fout gebeurd’)</w:t>
        </w:r>
      </w:ins>
    </w:p>
    <w:p w:rsidR="008361DB" w:rsidP="008361DB" w:rsidRDefault="008361DB" w14:paraId="50EBDF43" w14:textId="270208F6">
      <w:r w:rsidR="008361DB">
        <w:rPr/>
        <w:t xml:space="preserve">Bij de levering is er een ongeval gebeurd op </w:t>
      </w:r>
      <w:del w:author="Saskia Schoefs" w:date="2025-10-20T07:19:17.978Z" w:id="801419405">
        <w:r w:rsidDel="008361DB">
          <w:delText xml:space="preserve">de </w:delText>
        </w:r>
      </w:del>
      <w:r w:rsidR="008361DB">
        <w:rPr/>
        <w:t xml:space="preserve">weg naar de bestemming zodat </w:t>
      </w:r>
      <w:del w:author="Saskia Schoefs" w:date="2025-10-20T07:19:24.65Z" w:id="615931409">
        <w:r w:rsidDel="008361DB">
          <w:delText xml:space="preserve">het </w:delText>
        </w:r>
      </w:del>
      <w:ins w:author="Saskia Schoefs" w:date="2025-10-20T07:19:39.798Z" w:id="403549337">
        <w:r w:rsidR="14ACDB42">
          <w:t xml:space="preserve"> de levering er </w:t>
        </w:r>
      </w:ins>
      <w:r w:rsidR="008361DB">
        <w:rPr/>
        <w:t>niet op tijd is geraakt.</w:t>
      </w:r>
    </w:p>
    <w:p w:rsidR="008361DB" w:rsidP="008361DB" w:rsidRDefault="008361DB" w14:paraId="03E0DBB8" w14:textId="420C5B5C">
      <w:r w:rsidR="008361DB">
        <w:rPr/>
        <w:t xml:space="preserve">Onze excuses voor het ongemak. Wij hebben deze ochtend uw vijftien laptops aangekregen. We kunnen een collega vandaag naar u sturen met de laptops die voor jullie in een dag alle software installeert. Zo kunnen we de deadline nog </w:t>
      </w:r>
      <w:del w:author="Saskia Schoefs" w:date="2025-10-20T07:19:49.932Z" w:id="120126749">
        <w:r w:rsidDel="008361DB">
          <w:delText>behalen</w:delText>
        </w:r>
      </w:del>
      <w:ins w:author="Saskia Schoefs" w:date="2025-10-20T07:19:50.502Z" w:id="1638164585">
        <w:r w:rsidR="69094601">
          <w:t xml:space="preserve"> halen</w:t>
        </w:r>
      </w:ins>
      <w:r w:rsidR="008361DB">
        <w:rPr/>
        <w:t>. We hopen dat u deze oplossing kan appreciëren.</w:t>
      </w:r>
    </w:p>
    <w:p w:rsidR="008361DB" w:rsidP="008361DB" w:rsidRDefault="008361DB" w14:paraId="6459D52B" w14:textId="2634E65F">
      <w:r w:rsidR="008361DB">
        <w:rPr/>
        <w:t xml:space="preserve">Wij willen ook nog </w:t>
      </w:r>
      <w:ins w:author="Saskia Schoefs" w:date="2025-10-20T07:19:59.861Z" w:id="580411854">
        <w:r w:rsidR="02754373">
          <w:t>(g</w:t>
        </w:r>
      </w:ins>
      <w:ins w:author="Saskia Schoefs" w:date="2025-10-20T07:20:00.642Z" w:id="1825360214">
        <w:r w:rsidR="02754373">
          <w:t xml:space="preserve">raag) </w:t>
        </w:r>
      </w:ins>
      <w:r w:rsidR="008361DB">
        <w:rPr/>
        <w:t>een korting van 15% op uw volgende bestelling aanbieden voor het ongemak</w:t>
      </w:r>
    </w:p>
    <w:p w:rsidR="008361DB" w:rsidP="008361DB" w:rsidRDefault="008361DB" w14:paraId="6553BCB8" w14:textId="77777777">
      <w:r>
        <w:t>Als er nog verdere vragen zijn over onze producten, horen we het graag.</w:t>
      </w:r>
    </w:p>
    <w:p w:rsidR="008361DB" w:rsidP="008361DB" w:rsidRDefault="008361DB" w14:paraId="587BC079" w14:textId="77777777">
      <w:r>
        <w:t xml:space="preserve"> </w:t>
      </w:r>
    </w:p>
    <w:p w:rsidR="008361DB" w:rsidP="008361DB" w:rsidRDefault="008361DB" w14:paraId="1E93D5CC" w14:textId="77777777">
      <w:r>
        <w:t>Met vriendelijke groeten</w:t>
      </w:r>
    </w:p>
    <w:p w:rsidR="008361DB" w:rsidP="008361DB" w:rsidRDefault="008361DB" w14:paraId="287DC5E8" w14:textId="77777777">
      <w:r>
        <w:t>Remy Brouwers</w:t>
      </w:r>
    </w:p>
    <w:p w:rsidR="008361DB" w:rsidP="008361DB" w:rsidRDefault="008361DB" w14:paraId="7C1E241A" w14:textId="582584B1">
      <w:r w:rsidR="008361DB">
        <w:rPr/>
        <w:t>IT afdeling</w:t>
      </w:r>
      <w:ins w:author="Saskia Schoefs" w:date="2025-10-20T07:21:40.174Z" w:id="2084500555">
        <w:r w:rsidR="43C9B99F">
          <w:t xml:space="preserve"> foute spelling samenstelling (+ gebruik functie iplv afdeling)</w:t>
        </w:r>
      </w:ins>
    </w:p>
    <w:p w:rsidRPr="001B35B8" w:rsidR="0022784B" w:rsidP="008361DB" w:rsidRDefault="008361DB" w14:paraId="0CB4408A" w14:textId="67B19A71">
      <w:r>
        <w:t>ACX IT WORLD</w:t>
      </w:r>
    </w:p>
    <w:p w:rsidR="0BB19D59" w:rsidRDefault="0BB19D59" w14:paraId="55842DC1" w14:textId="1D4E9772"/>
    <w:p w:rsidR="00162851" w:rsidP="008361DB" w:rsidRDefault="00162851" w14:paraId="1995872F" w14:textId="0C6CDCF7"/>
    <w:p w:rsidR="00162851" w:rsidP="008361DB" w:rsidRDefault="00162851" w14:paraId="53AE5A12" w14:textId="7F88742C"/>
    <w:p w:rsidR="00162851" w:rsidP="008361DB" w:rsidRDefault="00162851" w14:paraId="1F154256" w14:textId="0A4BBB13"/>
    <w:p w:rsidR="00162851" w:rsidP="008361DB" w:rsidRDefault="00162851" w14:paraId="4044BF03" w14:textId="275CE466"/>
    <w:p w:rsidR="00162851" w:rsidP="008361DB" w:rsidRDefault="00162851" w14:paraId="539AD669" w14:textId="192EC60A"/>
    <w:p w:rsidR="001F5111" w:rsidRDefault="004B6963" w14:paraId="1CECF8D4" w14:textId="3E0DC3F1">
      <w:r>
        <w:rPr>
          <w:b/>
          <w:bCs/>
        </w:rPr>
        <w:t xml:space="preserve">Met </w:t>
      </w:r>
      <w:r w:rsidR="00FA669B">
        <w:rPr>
          <w:b/>
          <w:bCs/>
        </w:rPr>
        <w:t>A</w:t>
      </w:r>
      <w:r w:rsidR="00F9072E">
        <w:rPr>
          <w:b/>
          <w:bCs/>
        </w:rPr>
        <w:t>i</w:t>
      </w:r>
      <w:r w:rsidR="00381958">
        <w:rPr>
          <w:b/>
          <w:bCs/>
        </w:rPr>
        <w:t xml:space="preserve"> ee</w:t>
      </w:r>
      <w:r w:rsidR="00EB47E0">
        <w:rPr>
          <w:b/>
          <w:bCs/>
        </w:rPr>
        <w:t xml:space="preserve">rst </w:t>
      </w:r>
      <w:r w:rsidR="00017C43">
        <w:rPr>
          <w:b/>
          <w:bCs/>
        </w:rPr>
        <w:t xml:space="preserve">de </w:t>
      </w:r>
      <w:r w:rsidR="002928D3">
        <w:rPr>
          <w:b/>
          <w:bCs/>
        </w:rPr>
        <w:t>prompt</w:t>
      </w:r>
    </w:p>
    <w:p w:rsidR="00466D96" w:rsidP="00466D96" w:rsidRDefault="00466D96" w14:paraId="72CFCFED" w14:textId="3EA012CD">
      <w:r w:rsidR="00466D96">
        <w:rPr/>
        <w:t>ik</w:t>
      </w:r>
      <w:r w:rsidR="00466D96">
        <w:rPr/>
        <w:t xml:space="preserve"> heb je hulp nodig. </w:t>
      </w:r>
      <w:ins w:author="Saskia Schoefs" w:date="2025-10-20T07:21:50.326Z" w:id="1190877508">
        <w:r w:rsidRPr="5AD10C44" w:rsidR="13F7AC9D">
          <w:rPr>
            <w:rFonts w:ascii="Segoe UI Emoji" w:hAnsi="Segoe UI Emoji" w:eastAsia="Segoe UI Emoji" w:cs="Segoe UI Emoji"/>
          </w:rPr>
          <w:t>😊</w:t>
        </w:r>
        <w:r w:rsidR="13F7AC9D">
          <w:t xml:space="preserve"> </w:t>
        </w:r>
      </w:ins>
      <w:r w:rsidR="00466D96">
        <w:rPr/>
        <w:t xml:space="preserve">ik werk in het bedrijf ACX IT WORLD en wij hebben 27 februari dit jaar 15 laptops verkocht aan </w:t>
      </w:r>
      <w:r w:rsidR="00466D96">
        <w:rPr/>
        <w:t>david</w:t>
      </w:r>
      <w:r w:rsidR="00466D96">
        <w:rPr/>
        <w:t xml:space="preserve"> </w:t>
      </w:r>
      <w:r w:rsidR="00466D96">
        <w:rPr/>
        <w:t>punie</w:t>
      </w:r>
      <w:r w:rsidR="00466D96">
        <w:rPr/>
        <w:t xml:space="preserve"> (</w:t>
      </w:r>
      <w:r w:rsidR="00466D96">
        <w:rPr/>
        <w:t>syntra</w:t>
      </w:r>
      <w:r w:rsidR="00466D96">
        <w:rPr/>
        <w:t xml:space="preserve"> PXL) en hij heeft een klacht doorgestuurd. de klacht houd in:</w:t>
      </w:r>
    </w:p>
    <w:p w:rsidR="00466D96" w:rsidP="00466D96" w:rsidRDefault="00466D96" w14:paraId="2968B79A" w14:textId="796B59F2"/>
    <w:p w:rsidR="00466D96" w:rsidP="00466D96" w:rsidRDefault="00466D96" w14:paraId="31585634" w14:textId="01F9E4DE">
      <w:r>
        <w:t xml:space="preserve">- de laptops zijn 1 week te laat geleverd </w:t>
      </w:r>
    </w:p>
    <w:p w:rsidR="00466D96" w:rsidP="00466D96" w:rsidRDefault="00466D96" w14:paraId="24EFD8C4" w14:textId="2AFD3A45">
      <w:r>
        <w:t>- de software zijn niet geïnstalleerd</w:t>
      </w:r>
    </w:p>
    <w:p w:rsidR="00466D96" w:rsidP="00466D96" w:rsidRDefault="00466D96" w14:paraId="205BA2CF" w14:textId="7E949906">
      <w:r>
        <w:t>- het probleem de 2 semester is bijna van start en nu hebben ze geen laptops voor de docenten</w:t>
      </w:r>
    </w:p>
    <w:p w:rsidR="00466D96" w:rsidP="00466D96" w:rsidRDefault="00466D96" w14:paraId="76819D3D" w14:textId="59B071E6">
      <w:r>
        <w:t>- de laptops zijn al terug gestuurd en moet snel opgelost worden</w:t>
      </w:r>
    </w:p>
    <w:p w:rsidR="00466D96" w:rsidP="00466D96" w:rsidRDefault="00466D96" w14:paraId="657A1648" w14:textId="14FB0F9D"/>
    <w:p w:rsidR="00466D96" w:rsidP="00466D96" w:rsidRDefault="00466D96" w14:paraId="17B5C25E" w14:textId="28C677E9">
      <w:r>
        <w:t>ik heb al een eerste versie van de mail gestuurd maar ik wil met behulp van u kennis nu dat de mail geen 1 fout in mag zitten want wil het bedrijf zijn reputatie niet verknallen. verbeter op alle fouten en zorg dat het een formeel overkomt en vermijd alle naamwoordconstructies en het is de eerste contact.</w:t>
      </w:r>
    </w:p>
    <w:p w:rsidR="00466D96" w:rsidP="00466D96" w:rsidRDefault="00466D96" w14:paraId="32EE4D71" w14:textId="02ECBD61">
      <w:r>
        <w:t>zorg ook voor de juiste taalgebruik dat niet te fancy er uit ziet, de boodschap moet duidelijk en klaar overkomen</w:t>
      </w:r>
    </w:p>
    <w:p w:rsidR="00466D96" w:rsidP="00466D96" w:rsidRDefault="00466D96" w14:paraId="7B1DB1DA" w14:textId="12E97C73"/>
    <w:p w:rsidR="00466D96" w:rsidP="00466D96" w:rsidRDefault="00466D96" w14:paraId="3D3CF52D" w14:textId="562F7B16">
      <w:r>
        <w:t xml:space="preserve">de eerste versie: Geachte meneer </w:t>
      </w:r>
      <w:proofErr w:type="spellStart"/>
      <w:r>
        <w:t>Punie</w:t>
      </w:r>
      <w:proofErr w:type="spellEnd"/>
    </w:p>
    <w:p w:rsidR="00466D96" w:rsidP="00466D96" w:rsidRDefault="00466D96" w14:paraId="66969849" w14:textId="468D0A2B"/>
    <w:p w:rsidR="00466D96" w:rsidP="00466D96" w:rsidRDefault="00466D96" w14:paraId="3A5D19A9" w14:textId="42943D33">
      <w:r>
        <w:t xml:space="preserve">Wij bedanken u voor de feedback over onze laptops. Na het controleren van het productie die op 27 februari is plaatsgevonden, heeft er een misverstand plaatsgevonden in de productie waardoor de software niet is geïnstalleerd. </w:t>
      </w:r>
    </w:p>
    <w:p w:rsidR="00466D96" w:rsidP="00466D96" w:rsidRDefault="00466D96" w14:paraId="20AE4CE0" w14:textId="353A408A">
      <w:r>
        <w:t>Bij de levering is er een ongeval gebeurd op de weg naar de bestemming zodat het niet op tijd is geraakt.</w:t>
      </w:r>
    </w:p>
    <w:p w:rsidR="00466D96" w:rsidP="00466D96" w:rsidRDefault="00466D96" w14:paraId="59C7F71A" w14:textId="58B03C8A">
      <w:r>
        <w:t>Onze excuses voor het ongemak. Wij hebben deze ochtend uw vijftien laptops aangekregen. We kunnen een collega vandaag naar u sturen met de laptops die voor jullie in een dag alle software installeert. Zo kunnen we de deadline nog behalen. We hopen dat u deze oplossing kan appreciëren.</w:t>
      </w:r>
    </w:p>
    <w:p w:rsidR="00466D96" w:rsidP="00466D96" w:rsidRDefault="00466D96" w14:paraId="675F9675" w14:textId="504182A1">
      <w:r>
        <w:t>Wij willen ook nog een korting van 15% op uw volgende bestelling aanbieden voor het ongemak</w:t>
      </w:r>
    </w:p>
    <w:p w:rsidR="00466D96" w:rsidP="00466D96" w:rsidRDefault="00466D96" w14:paraId="591BE390" w14:textId="51EAE04F">
      <w:r>
        <w:t>Als er nog verdere vragen zijn over onze producten, horen we het graag.</w:t>
      </w:r>
    </w:p>
    <w:p w:rsidR="00466D96" w:rsidP="00466D96" w:rsidRDefault="00466D96" w14:paraId="1DF5FC15" w14:textId="34F86A9C">
      <w:r>
        <w:t xml:space="preserve"> </w:t>
      </w:r>
    </w:p>
    <w:p w:rsidR="00466D96" w:rsidP="00466D96" w:rsidRDefault="00466D96" w14:paraId="00D47345" w14:textId="19937385">
      <w:r>
        <w:t>Met vriendelijke groeten</w:t>
      </w:r>
    </w:p>
    <w:p w:rsidR="00466D96" w:rsidP="00466D96" w:rsidRDefault="00466D96" w14:paraId="7156D609" w14:textId="366C8D0B">
      <w:r>
        <w:t>Remy Brouwers</w:t>
      </w:r>
    </w:p>
    <w:p w:rsidR="00466D96" w:rsidP="00466D96" w:rsidRDefault="00466D96" w14:paraId="2B5E0B69" w14:textId="734F36BE">
      <w:r>
        <w:t>IT afdeling</w:t>
      </w:r>
    </w:p>
    <w:p w:rsidRPr="000046E2" w:rsidR="00466D96" w:rsidP="00466D96" w:rsidRDefault="00466D96" w14:paraId="51E88EFD" w14:textId="1F9A2116">
      <w:pPr>
        <w:rPr>
          <w:lang w:val="en-US"/>
        </w:rPr>
      </w:pPr>
      <w:r w:rsidRPr="000046E2">
        <w:rPr>
          <w:lang w:val="en-US"/>
        </w:rPr>
        <w:t>ACX IT WORLD</w:t>
      </w:r>
    </w:p>
    <w:p w:rsidRPr="00874A0D" w:rsidR="004A31B5" w:rsidP="00466D96" w:rsidRDefault="00466D96" w14:paraId="55CEC363" w14:textId="2CF0F257">
      <w:pPr>
        <w:rPr>
          <w:b/>
          <w:lang w:val="nl-BE"/>
        </w:rPr>
      </w:pPr>
      <w:r w:rsidRPr="00874A0D">
        <w:rPr>
          <w:lang w:val="nl-BE"/>
        </w:rPr>
        <w:t xml:space="preserve"> </w:t>
      </w:r>
      <w:r w:rsidRPr="00874A0D" w:rsidR="000046E2">
        <w:rPr>
          <w:b/>
          <w:lang w:val="nl-BE"/>
        </w:rPr>
        <w:t xml:space="preserve">AI </w:t>
      </w:r>
      <w:r w:rsidRPr="00874A0D" w:rsidR="00376864">
        <w:rPr>
          <w:b/>
          <w:lang w:val="nl-BE"/>
        </w:rPr>
        <w:t>Antwoord</w:t>
      </w:r>
    </w:p>
    <w:p w:rsidRPr="00874A0D" w:rsidR="00795BA4" w:rsidP="00795BA4" w:rsidRDefault="00795BA4" w14:paraId="4CCCCBA5" w14:textId="77777777">
      <w:pPr>
        <w:rPr>
          <w:lang w:val="nl-BE"/>
        </w:rPr>
      </w:pPr>
      <w:r w:rsidRPr="00874A0D">
        <w:rPr>
          <w:lang w:val="nl-BE"/>
        </w:rPr>
        <w:t xml:space="preserve">Geachte heer </w:t>
      </w:r>
      <w:proofErr w:type="spellStart"/>
      <w:r w:rsidRPr="00874A0D">
        <w:rPr>
          <w:lang w:val="nl-BE"/>
        </w:rPr>
        <w:t>Punie</w:t>
      </w:r>
      <w:proofErr w:type="spellEnd"/>
      <w:r w:rsidRPr="00874A0D">
        <w:rPr>
          <w:lang w:val="nl-BE"/>
        </w:rPr>
        <w:t>,</w:t>
      </w:r>
    </w:p>
    <w:p w:rsidRPr="00874A0D" w:rsidR="00795BA4" w:rsidP="00795BA4" w:rsidRDefault="00795BA4" w14:paraId="67AD69C8" w14:textId="77777777">
      <w:pPr>
        <w:rPr>
          <w:lang w:val="nl-BE"/>
        </w:rPr>
      </w:pPr>
    </w:p>
    <w:p w:rsidRPr="00874A0D" w:rsidR="00795BA4" w:rsidP="00795BA4" w:rsidRDefault="00795BA4" w14:paraId="02C00CA1" w14:textId="543F07F8">
      <w:pPr>
        <w:rPr>
          <w:lang w:val="nl-BE"/>
        </w:rPr>
      </w:pPr>
      <w:r w:rsidRPr="5AD10C44" w:rsidR="00795BA4">
        <w:rPr>
          <w:lang w:val="nl-BE"/>
        </w:rPr>
        <w:t>Hartelijk dank voor uw bericht en v</w:t>
      </w:r>
      <w:r w:rsidRPr="5AD10C44" w:rsidR="00795BA4">
        <w:rPr>
          <w:highlight w:val="cyan"/>
          <w:lang w:val="nl-BE"/>
          <w:rPrChange w:author="Saskia Schoefs" w:date="2025-10-20T07:24:19.733Z" w:id="1289031673">
            <w:rPr>
              <w:lang w:val="nl-BE"/>
            </w:rPr>
          </w:rPrChange>
        </w:rPr>
        <w:t>oor het melden</w:t>
      </w:r>
      <w:ins w:author="Saskia Schoefs" w:date="2025-10-20T07:24:24.778Z" w:id="1113890120">
        <w:r w:rsidRPr="5AD10C44" w:rsidR="2984CF7C">
          <w:rPr>
            <w:highlight w:val="cyan"/>
            <w:lang w:val="nl-BE"/>
          </w:rPr>
          <w:t xml:space="preserve"> = naamwoordstijl</w:t>
        </w:r>
      </w:ins>
      <w:r w:rsidRPr="5AD10C44" w:rsidR="00795BA4">
        <w:rPr>
          <w:lang w:val="nl-BE"/>
        </w:rPr>
        <w:t xml:space="preserve"> van de problemen met de levering van de laptops. Na intern onderzoek hebben wij vastgesteld dat er bij de productie op 27 februari een misverstand is ontstaan, waardoor de software niet vooraf werd geïnstalleerd. Daarnaast heeft een transportongeval tijdens de levering ervoor gezorgd dat de laptops met vertraging zijn aangekomen.</w:t>
      </w:r>
    </w:p>
    <w:p w:rsidRPr="00874A0D" w:rsidR="00795BA4" w:rsidP="00795BA4" w:rsidRDefault="00795BA4" w14:paraId="1CB13057" w14:textId="77777777">
      <w:pPr>
        <w:rPr>
          <w:lang w:val="nl-BE"/>
        </w:rPr>
      </w:pPr>
    </w:p>
    <w:p w:rsidRPr="00874A0D" w:rsidR="00795BA4" w:rsidP="00795BA4" w:rsidRDefault="00795BA4" w14:paraId="549847C2" w14:textId="77777777">
      <w:pPr>
        <w:rPr>
          <w:lang w:val="nl-BE"/>
        </w:rPr>
      </w:pPr>
      <w:r w:rsidRPr="00874A0D">
        <w:rPr>
          <w:lang w:val="nl-BE"/>
        </w:rPr>
        <w:t>Onze oprechte excuses voor het ongemak dat dit heeft veroorzaakt, zeker met het nieuwe semester in het vooruitzicht. Wij hebben uw vijftien laptops inmiddels terugontvangen. Een van onze technici kan vandaag nog langskomen om alle software volledig te installeren, zodat de toestellen zo snel mogelijk opnieuw inzetbaar zijn.</w:t>
      </w:r>
    </w:p>
    <w:p w:rsidRPr="00874A0D" w:rsidR="00795BA4" w:rsidP="00795BA4" w:rsidRDefault="00795BA4" w14:paraId="7105B943" w14:textId="77777777">
      <w:pPr>
        <w:rPr>
          <w:lang w:val="nl-BE"/>
        </w:rPr>
      </w:pPr>
    </w:p>
    <w:p w:rsidRPr="00874A0D" w:rsidR="00795BA4" w:rsidP="00795BA4" w:rsidRDefault="00795BA4" w14:paraId="03A12CBD" w14:textId="77777777">
      <w:pPr>
        <w:rPr>
          <w:lang w:val="nl-BE"/>
        </w:rPr>
      </w:pPr>
      <w:r w:rsidRPr="00874A0D">
        <w:rPr>
          <w:lang w:val="nl-BE"/>
        </w:rPr>
        <w:t>Als tegemoetkoming voor het ontstane ongemak bieden wij u een korting van 15% aan op uw volgende bestelling.</w:t>
      </w:r>
    </w:p>
    <w:p w:rsidRPr="00874A0D" w:rsidR="00795BA4" w:rsidP="00795BA4" w:rsidRDefault="00795BA4" w14:paraId="593E09A1" w14:textId="77777777">
      <w:pPr>
        <w:rPr>
          <w:lang w:val="nl-BE"/>
        </w:rPr>
      </w:pPr>
    </w:p>
    <w:p w:rsidRPr="00874A0D" w:rsidR="00795BA4" w:rsidP="00795BA4" w:rsidRDefault="00795BA4" w14:paraId="3C043D74" w14:textId="77777777">
      <w:pPr>
        <w:rPr>
          <w:lang w:val="nl-BE"/>
        </w:rPr>
      </w:pPr>
      <w:r w:rsidRPr="00874A0D">
        <w:rPr>
          <w:lang w:val="nl-BE"/>
        </w:rPr>
        <w:t>Mocht u nog vragen hebben of bijkomende ondersteuning wensen, dan kunt u steeds contact met ons opnemen.</w:t>
      </w:r>
    </w:p>
    <w:p w:rsidRPr="00874A0D" w:rsidR="00795BA4" w:rsidP="00795BA4" w:rsidRDefault="00795BA4" w14:paraId="09B66E6D" w14:textId="77777777">
      <w:pPr>
        <w:rPr>
          <w:lang w:val="nl-BE"/>
        </w:rPr>
      </w:pPr>
    </w:p>
    <w:p w:rsidRPr="00874A0D" w:rsidR="00795BA4" w:rsidP="00795BA4" w:rsidRDefault="00795BA4" w14:paraId="36B6F290" w14:textId="77777777">
      <w:pPr>
        <w:rPr>
          <w:lang w:val="nl-BE"/>
        </w:rPr>
      </w:pPr>
      <w:r w:rsidRPr="00874A0D">
        <w:rPr>
          <w:lang w:val="nl-BE"/>
        </w:rPr>
        <w:t>Met vriendelijke groet,</w:t>
      </w:r>
    </w:p>
    <w:p w:rsidRPr="00874A0D" w:rsidR="00795BA4" w:rsidP="00795BA4" w:rsidRDefault="00795BA4" w14:paraId="2384432C" w14:textId="77777777">
      <w:pPr>
        <w:rPr>
          <w:lang w:val="nl-BE"/>
        </w:rPr>
      </w:pPr>
      <w:r w:rsidRPr="00874A0D">
        <w:rPr>
          <w:lang w:val="nl-BE"/>
        </w:rPr>
        <w:t>Remy Brouwers</w:t>
      </w:r>
    </w:p>
    <w:p w:rsidRPr="00874A0D" w:rsidR="00795BA4" w:rsidP="00795BA4" w:rsidRDefault="00795BA4" w14:paraId="2411C60E" w14:textId="71B0F6B0">
      <w:pPr>
        <w:rPr>
          <w:lang w:val="nl-BE"/>
        </w:rPr>
      </w:pPr>
      <w:ins w:author="Saskia Schoefs" w:date="2025-10-20T07:24:10.576Z" w:id="180899721">
        <w:r w:rsidRPr="5AD10C44" w:rsidR="51BB95F5">
          <w:rPr>
            <w:lang w:val="nl-BE"/>
          </w:rPr>
          <w:t>functie</w:t>
        </w:r>
      </w:ins>
      <w:ins w:author="Saskia Schoefs" w:date="2025-10-20T07:28:47.152Z" w:id="1222959130">
        <w:r w:rsidRPr="5AD10C44" w:rsidR="57DA1443">
          <w:rPr>
            <w:lang w:val="nl-BE"/>
          </w:rPr>
          <w:t xml:space="preserve"> </w:t>
        </w:r>
      </w:ins>
      <w:del w:author="Saskia Schoefs" w:date="2025-10-20T07:28:44.999Z" w:id="1570856063">
        <w:r w:rsidRPr="5AD10C44" w:rsidDel="00795BA4">
          <w:rPr>
            <w:lang w:val="nl-BE"/>
          </w:rPr>
          <w:delText>IT-afdeling</w:delText>
        </w:r>
      </w:del>
    </w:p>
    <w:p w:rsidRPr="008D01C5" w:rsidR="00376864" w:rsidP="00466D96" w:rsidRDefault="00795BA4" w14:paraId="03616783" w14:textId="58E7BD1C">
      <w:pPr>
        <w:rPr>
          <w:lang w:val="en-US"/>
        </w:rPr>
      </w:pPr>
      <w:r w:rsidRPr="00795BA4">
        <w:rPr>
          <w:lang w:val="en-US"/>
        </w:rPr>
        <w:t>ACX IT WORLD</w:t>
      </w:r>
    </w:p>
    <w:p w:rsidRPr="000046E2" w:rsidR="3E9CEFFF" w:rsidRDefault="3E9CEFFF" w14:paraId="200529E2" w14:textId="52A79DE6">
      <w:pPr>
        <w:rPr>
          <w:lang w:val="en-US"/>
        </w:rPr>
      </w:pPr>
    </w:p>
    <w:p w:rsidRPr="000046E2" w:rsidR="3E9CEFFF" w:rsidRDefault="3E9CEFFF" w14:paraId="2A200F70" w14:textId="60BF77FF">
      <w:pPr>
        <w:rPr>
          <w:lang w:val="en-US"/>
        </w:rPr>
      </w:pPr>
    </w:p>
    <w:p w:rsidR="00DB6E4A" w:rsidRDefault="00DB6E4A" w14:paraId="2964C2BA" w14:textId="77777777">
      <w:pPr>
        <w:rPr>
          <w:lang w:val="en-US"/>
        </w:rPr>
      </w:pPr>
    </w:p>
    <w:p w:rsidR="00DB6E4A" w:rsidRDefault="00DB6E4A" w14:paraId="248C0224" w14:textId="77777777">
      <w:pPr>
        <w:rPr>
          <w:lang w:val="en-US"/>
        </w:rPr>
      </w:pPr>
    </w:p>
    <w:p w:rsidRPr="000046E2" w:rsidR="00DB6E4A" w:rsidRDefault="00DB6E4A" w14:paraId="2DF9FFC4" w14:textId="77777777">
      <w:pPr>
        <w:rPr>
          <w:lang w:val="en-US"/>
        </w:rPr>
      </w:pPr>
    </w:p>
    <w:p w:rsidRPr="000046E2" w:rsidR="3E9CEFFF" w:rsidRDefault="3E9CEFFF" w14:paraId="2E11E312" w14:textId="6F1CE39D">
      <w:pPr>
        <w:rPr>
          <w:rFonts w:ascii="Consolas" w:hAnsi="Consolas" w:eastAsia="Consolas" w:cs="Consolas"/>
          <w:b/>
          <w:bCs/>
          <w:sz w:val="22"/>
          <w:szCs w:val="22"/>
          <w:lang w:val="en-US"/>
        </w:rPr>
      </w:pPr>
    </w:p>
    <w:p w:rsidRPr="000046E2" w:rsidR="139FB15F" w:rsidP="3E9CEFFF" w:rsidRDefault="139FB15F" w14:paraId="258505EA" w14:textId="10DC93FC">
      <w:pPr>
        <w:spacing w:before="240" w:after="240"/>
        <w:rPr>
          <w:lang w:val="en-US"/>
        </w:rPr>
      </w:pPr>
      <w:r w:rsidRPr="000046E2">
        <w:rPr>
          <w:rFonts w:ascii="Consolas" w:hAnsi="Consolas" w:eastAsia="Consolas" w:cs="Consolas"/>
          <w:b/>
          <w:bCs/>
          <w:sz w:val="22"/>
          <w:szCs w:val="22"/>
          <w:lang w:val="en-US"/>
        </w:rPr>
        <w:t xml:space="preserve">Marco </w:t>
      </w:r>
      <w:proofErr w:type="spellStart"/>
      <w:r w:rsidRPr="000046E2">
        <w:rPr>
          <w:rFonts w:ascii="Consolas" w:hAnsi="Consolas" w:eastAsia="Consolas" w:cs="Consolas"/>
          <w:b/>
          <w:bCs/>
          <w:sz w:val="22"/>
          <w:szCs w:val="22"/>
          <w:lang w:val="en-US"/>
        </w:rPr>
        <w:t>Castermans</w:t>
      </w:r>
      <w:proofErr w:type="spellEnd"/>
      <w:r w:rsidRPr="000046E2">
        <w:rPr>
          <w:rFonts w:ascii="Consolas" w:hAnsi="Consolas" w:eastAsia="Consolas" w:cs="Consolas"/>
          <w:b/>
          <w:bCs/>
          <w:sz w:val="22"/>
          <w:szCs w:val="22"/>
          <w:lang w:val="en-US"/>
        </w:rPr>
        <w:t>:</w:t>
      </w:r>
    </w:p>
    <w:p w:rsidR="139FB15F" w:rsidP="3E9CEFFF" w:rsidRDefault="139FB15F" w14:paraId="450BEC39" w14:textId="0AC4EBEB">
      <w:pPr>
        <w:spacing w:before="240" w:after="240"/>
      </w:pPr>
      <w:r w:rsidRPr="3E9CEFFF">
        <w:rPr>
          <w:rFonts w:ascii="Consolas" w:hAnsi="Consolas" w:eastAsia="Consolas" w:cs="Consolas"/>
          <w:sz w:val="22"/>
          <w:szCs w:val="22"/>
        </w:rPr>
        <w:t xml:space="preserve">Geachte meneer </w:t>
      </w:r>
      <w:proofErr w:type="spellStart"/>
      <w:r w:rsidRPr="3E9CEFFF">
        <w:rPr>
          <w:rFonts w:ascii="Consolas" w:hAnsi="Consolas" w:eastAsia="Consolas" w:cs="Consolas"/>
          <w:sz w:val="22"/>
          <w:szCs w:val="22"/>
        </w:rPr>
        <w:t>Punie</w:t>
      </w:r>
      <w:proofErr w:type="spellEnd"/>
    </w:p>
    <w:p w:rsidR="139FB15F" w:rsidP="3E9CEFFF" w:rsidRDefault="139FB15F" w14:paraId="7C486EE5" w14:textId="7D197335">
      <w:pPr>
        <w:spacing w:before="240" w:after="240"/>
      </w:pPr>
      <w:r w:rsidRPr="3E9CEFFF">
        <w:rPr>
          <w:rFonts w:ascii="Consolas" w:hAnsi="Consolas" w:eastAsia="Consolas" w:cs="Consolas"/>
          <w:sz w:val="22"/>
          <w:szCs w:val="22"/>
        </w:rPr>
        <w:t>Allereerst willen wij jullie bedanken voor het geduld. Dit had uiteraard niet mogen gebeuren.</w:t>
      </w:r>
    </w:p>
    <w:p w:rsidR="139FB15F" w:rsidP="3E9CEFFF" w:rsidRDefault="139FB15F" w14:paraId="0CDC57C1" w14:textId="139150C3">
      <w:pPr>
        <w:spacing w:before="240" w:after="240"/>
      </w:pPr>
      <w:r w:rsidRPr="5AD10C44" w:rsidR="139FB15F">
        <w:rPr>
          <w:rFonts w:ascii="Consolas" w:hAnsi="Consolas" w:eastAsia="Consolas" w:cs="Consolas"/>
          <w:sz w:val="22"/>
          <w:szCs w:val="22"/>
        </w:rPr>
        <w:t xml:space="preserve">We geven de nieuwe verzending het label 'urgentie', zodat de 15 laptops met de juiste software voor de start van het semester geleverd worden aan </w:t>
      </w:r>
      <w:r w:rsidRPr="5AD10C44" w:rsidR="139FB15F">
        <w:rPr>
          <w:rFonts w:ascii="Consolas" w:hAnsi="Consolas" w:eastAsia="Consolas" w:cs="Consolas"/>
          <w:sz w:val="22"/>
          <w:szCs w:val="22"/>
        </w:rPr>
        <w:t>Syntra</w:t>
      </w:r>
      <w:r w:rsidRPr="5AD10C44" w:rsidR="139FB15F">
        <w:rPr>
          <w:rFonts w:ascii="Consolas" w:hAnsi="Consolas" w:eastAsia="Consolas" w:cs="Consolas"/>
          <w:sz w:val="22"/>
          <w:szCs w:val="22"/>
        </w:rPr>
        <w:t xml:space="preserve"> PXL. Om u te belonen voor het vertrouwen in ACX IT WORLD, geven we u de kortingscode 'COMMUNICATION' ter waarde van 20%. We hopen dat deze oplossing uw verwachting </w:t>
      </w:r>
      <w:r w:rsidRPr="5AD10C44" w:rsidR="139FB15F">
        <w:rPr>
          <w:rFonts w:ascii="Consolas" w:hAnsi="Consolas" w:eastAsia="Consolas" w:cs="Consolas"/>
          <w:sz w:val="22"/>
          <w:szCs w:val="22"/>
          <w:highlight w:val="yellow"/>
          <w:rPrChange w:author="Saskia Schoefs" w:date="2025-10-20T07:29:06.468Z" w:id="460536745">
            <w:rPr>
              <w:rFonts w:ascii="Consolas" w:hAnsi="Consolas" w:eastAsia="Consolas" w:cs="Consolas"/>
              <w:sz w:val="22"/>
              <w:szCs w:val="22"/>
            </w:rPr>
          </w:rPrChange>
        </w:rPr>
        <w:t>tegemoet komt</w:t>
      </w:r>
      <w:r w:rsidRPr="5AD10C44" w:rsidR="139FB15F">
        <w:rPr>
          <w:rFonts w:ascii="Consolas" w:hAnsi="Consolas" w:eastAsia="Consolas" w:cs="Consolas"/>
          <w:sz w:val="22"/>
          <w:szCs w:val="22"/>
        </w:rPr>
        <w:t>.</w:t>
      </w:r>
      <w:ins w:author="Saskia Schoefs" w:date="2025-10-20T07:29:18.261Z" w:id="1948536231">
        <w:r w:rsidRPr="5AD10C44" w:rsidR="55522E0E">
          <w:rPr>
            <w:rFonts w:ascii="Consolas" w:hAnsi="Consolas" w:eastAsia="Consolas" w:cs="Consolas"/>
            <w:sz w:val="22"/>
            <w:szCs w:val="22"/>
          </w:rPr>
          <w:t xml:space="preserve"> Opzoeken via woordenlijst.org (= 1 woord)</w:t>
        </w:r>
      </w:ins>
    </w:p>
    <w:p w:rsidR="139FB15F" w:rsidP="3E9CEFFF" w:rsidRDefault="139FB15F" w14:paraId="0D7F79BC" w14:textId="0715E94A">
      <w:pPr>
        <w:spacing w:before="240" w:after="240"/>
      </w:pPr>
      <w:r w:rsidRPr="3E9CEFFF">
        <w:rPr>
          <w:rFonts w:ascii="Consolas" w:hAnsi="Consolas" w:eastAsia="Consolas" w:cs="Consolas"/>
          <w:sz w:val="22"/>
          <w:szCs w:val="22"/>
        </w:rPr>
        <w:t>We willen u bedanken voor uw oplettendheid en we vermijden dat dit in de toekomst nog gebeurt.</w:t>
      </w:r>
    </w:p>
    <w:p w:rsidR="139FB15F" w:rsidP="3E9CEFFF" w:rsidRDefault="139FB15F" w14:paraId="7D7E1E56" w14:textId="12A2FC6B">
      <w:pPr>
        <w:spacing w:before="240" w:after="240"/>
      </w:pPr>
      <w:r w:rsidRPr="3E9CEFFF">
        <w:rPr>
          <w:rFonts w:ascii="Consolas" w:hAnsi="Consolas" w:eastAsia="Consolas" w:cs="Consolas"/>
          <w:sz w:val="22"/>
          <w:szCs w:val="22"/>
        </w:rPr>
        <w:t>Indien u nog vragen heeft over deze verzending of onze andere diensten, mag u dat altijd laten weten.</w:t>
      </w:r>
    </w:p>
    <w:p w:rsidR="139FB15F" w:rsidP="3E9CEFFF" w:rsidRDefault="139FB15F" w14:paraId="4E53B1F5" w14:textId="295C695A">
      <w:pPr>
        <w:spacing w:before="240" w:after="240"/>
      </w:pPr>
      <w:r w:rsidRPr="3E9CEFFF">
        <w:rPr>
          <w:rFonts w:ascii="Consolas" w:hAnsi="Consolas" w:eastAsia="Consolas" w:cs="Consolas"/>
          <w:sz w:val="22"/>
          <w:szCs w:val="22"/>
        </w:rPr>
        <w:t>Met vriendelijke groeten,</w:t>
      </w:r>
    </w:p>
    <w:p w:rsidR="139FB15F" w:rsidP="3E9CEFFF" w:rsidRDefault="139FB15F" w14:paraId="540E8E7D" w14:textId="6EE0EA67">
      <w:pPr>
        <w:spacing w:before="240" w:after="240"/>
      </w:pPr>
      <w:r w:rsidRPr="3E9CEFFF">
        <w:rPr>
          <w:rFonts w:ascii="Consolas" w:hAnsi="Consolas" w:eastAsia="Consolas" w:cs="Consolas"/>
          <w:sz w:val="22"/>
          <w:szCs w:val="22"/>
        </w:rPr>
        <w:t xml:space="preserve">Marco </w:t>
      </w:r>
      <w:proofErr w:type="spellStart"/>
      <w:r w:rsidRPr="3E9CEFFF">
        <w:rPr>
          <w:rFonts w:ascii="Consolas" w:hAnsi="Consolas" w:eastAsia="Consolas" w:cs="Consolas"/>
          <w:sz w:val="22"/>
          <w:szCs w:val="22"/>
        </w:rPr>
        <w:t>Castermans</w:t>
      </w:r>
      <w:proofErr w:type="spellEnd"/>
    </w:p>
    <w:p w:rsidR="139FB15F" w:rsidP="3E9CEFFF" w:rsidRDefault="139FB15F" w14:paraId="3DAB899B" w14:textId="23FC3AA4">
      <w:pPr>
        <w:spacing w:before="240" w:after="240"/>
      </w:pPr>
      <w:r w:rsidRPr="3E9CEFFF">
        <w:rPr>
          <w:rFonts w:ascii="Consolas" w:hAnsi="Consolas" w:eastAsia="Consolas" w:cs="Consolas"/>
          <w:sz w:val="22"/>
          <w:szCs w:val="22"/>
        </w:rPr>
        <w:t>IT-medewerker bij ACX IT WORLD</w:t>
      </w:r>
    </w:p>
    <w:p w:rsidR="07193092" w:rsidP="07193092" w:rsidRDefault="07193092" w14:paraId="2E8D8918" w14:textId="3E9345C2">
      <w:pPr>
        <w:spacing w:before="240" w:after="240"/>
        <w:rPr>
          <w:rFonts w:ascii="Consolas" w:hAnsi="Consolas" w:eastAsia="Consolas" w:cs="Consolas"/>
          <w:sz w:val="22"/>
          <w:szCs w:val="22"/>
        </w:rPr>
      </w:pPr>
    </w:p>
    <w:p w:rsidR="1A9E32A9" w:rsidP="1A9E32A9" w:rsidRDefault="1A9E32A9" w14:paraId="3713FBF8" w14:textId="2ED69841">
      <w:pPr>
        <w:spacing w:before="240" w:after="240"/>
        <w:rPr>
          <w:rFonts w:ascii="Consolas" w:hAnsi="Consolas" w:eastAsia="Consolas" w:cs="Consolas"/>
          <w:sz w:val="22"/>
          <w:szCs w:val="22"/>
        </w:rPr>
      </w:pPr>
    </w:p>
    <w:p w:rsidR="1A9E32A9" w:rsidP="1A9E32A9" w:rsidRDefault="1A9E32A9" w14:paraId="2EC3F082" w14:textId="4C696A06">
      <w:pPr>
        <w:spacing w:before="240" w:after="240"/>
        <w:rPr>
          <w:rFonts w:ascii="Consolas" w:hAnsi="Consolas" w:eastAsia="Consolas" w:cs="Consolas"/>
          <w:sz w:val="22"/>
          <w:szCs w:val="22"/>
        </w:rPr>
      </w:pPr>
    </w:p>
    <w:p w:rsidR="1A9E32A9" w:rsidP="1A9E32A9" w:rsidRDefault="1A9E32A9" w14:paraId="035A6270" w14:textId="55D8BEAF">
      <w:pPr>
        <w:spacing w:before="240" w:after="240"/>
        <w:rPr>
          <w:rFonts w:ascii="Consolas" w:hAnsi="Consolas" w:eastAsia="Consolas" w:cs="Consolas"/>
          <w:sz w:val="22"/>
          <w:szCs w:val="22"/>
        </w:rPr>
      </w:pPr>
    </w:p>
    <w:p w:rsidR="1A9E32A9" w:rsidP="1A9E32A9" w:rsidRDefault="1A9E32A9" w14:paraId="25951ADE" w14:textId="6C985FB5">
      <w:pPr>
        <w:spacing w:before="240" w:after="240"/>
        <w:rPr>
          <w:rFonts w:ascii="Consolas" w:hAnsi="Consolas" w:eastAsia="Consolas" w:cs="Consolas"/>
          <w:sz w:val="22"/>
          <w:szCs w:val="22"/>
        </w:rPr>
      </w:pPr>
    </w:p>
    <w:p w:rsidR="1A9E32A9" w:rsidP="1A9E32A9" w:rsidRDefault="1A9E32A9" w14:paraId="6F18F792" w14:textId="44F8E6FB">
      <w:pPr>
        <w:spacing w:before="240" w:after="240"/>
        <w:rPr>
          <w:rFonts w:ascii="Consolas" w:hAnsi="Consolas" w:eastAsia="Consolas" w:cs="Consolas"/>
          <w:sz w:val="22"/>
          <w:szCs w:val="22"/>
        </w:rPr>
      </w:pPr>
    </w:p>
    <w:p w:rsidR="139FB15F" w:rsidP="3E9CEFFF" w:rsidRDefault="139FB15F" w14:paraId="6667D915" w14:textId="33EE53BB">
      <w:pPr>
        <w:spacing w:before="240" w:after="240"/>
        <w:rPr>
          <w:ins w:author="Saskia Schoefs" w:date="2025-10-20T07:30:18.165Z" w16du:dateUtc="2025-10-20T07:30:18.165Z" w:id="256672129"/>
        </w:rPr>
      </w:pPr>
      <w:r w:rsidRPr="5AD10C44" w:rsidR="139FB15F">
        <w:rPr>
          <w:rFonts w:ascii="Consolas" w:hAnsi="Consolas" w:eastAsia="Consolas" w:cs="Consolas"/>
          <w:b w:val="1"/>
          <w:bCs w:val="1"/>
          <w:sz w:val="22"/>
          <w:szCs w:val="22"/>
        </w:rPr>
        <w:t>ChatGPT</w:t>
      </w:r>
      <w:r w:rsidRPr="5AD10C44" w:rsidR="139FB15F">
        <w:rPr>
          <w:rFonts w:ascii="Consolas" w:hAnsi="Consolas" w:eastAsia="Consolas" w:cs="Consolas"/>
          <w:b w:val="1"/>
          <w:bCs w:val="1"/>
          <w:sz w:val="22"/>
          <w:szCs w:val="22"/>
        </w:rPr>
        <w:t xml:space="preserve"> </w:t>
      </w:r>
      <w:r w:rsidRPr="5AD10C44" w:rsidR="139FB15F">
        <w:rPr>
          <w:rFonts w:ascii="Consolas" w:hAnsi="Consolas" w:eastAsia="Consolas" w:cs="Consolas"/>
          <w:sz w:val="22"/>
          <w:szCs w:val="22"/>
        </w:rPr>
        <w:t xml:space="preserve">van </w:t>
      </w:r>
      <w:r w:rsidRPr="5AD10C44" w:rsidR="139FB15F">
        <w:rPr>
          <w:rFonts w:ascii="Consolas" w:hAnsi="Consolas" w:eastAsia="Consolas" w:cs="Consolas"/>
          <w:b w:val="1"/>
          <w:bCs w:val="1"/>
          <w:sz w:val="22"/>
          <w:szCs w:val="22"/>
        </w:rPr>
        <w:t xml:space="preserve">Marco </w:t>
      </w:r>
      <w:r w:rsidRPr="5AD10C44" w:rsidR="139FB15F">
        <w:rPr>
          <w:rFonts w:ascii="Consolas" w:hAnsi="Consolas" w:eastAsia="Consolas" w:cs="Consolas"/>
          <w:b w:val="1"/>
          <w:bCs w:val="1"/>
          <w:sz w:val="22"/>
          <w:szCs w:val="22"/>
        </w:rPr>
        <w:t>Castermans</w:t>
      </w:r>
      <w:r w:rsidRPr="5AD10C44" w:rsidR="139FB15F">
        <w:rPr>
          <w:rFonts w:ascii="Consolas" w:hAnsi="Consolas" w:eastAsia="Consolas" w:cs="Consolas"/>
          <w:b w:val="1"/>
          <w:bCs w:val="1"/>
          <w:sz w:val="22"/>
          <w:szCs w:val="22"/>
        </w:rPr>
        <w:t>:</w:t>
      </w:r>
    </w:p>
    <w:p w:rsidR="65D74EF2" w:rsidP="5AD10C44" w:rsidRDefault="65D74EF2" w14:paraId="1D17BB55" w14:textId="478E98DC">
      <w:pPr>
        <w:spacing w:before="240" w:after="240"/>
        <w:rPr>
          <w:rFonts w:ascii="Consolas" w:hAnsi="Consolas" w:eastAsia="Consolas" w:cs="Consolas"/>
          <w:b w:val="1"/>
          <w:bCs w:val="1"/>
          <w:sz w:val="22"/>
          <w:szCs w:val="22"/>
        </w:rPr>
      </w:pPr>
      <w:ins w:author="Saskia Schoefs" w:date="2025-10-20T07:30:29.659Z" w:id="696366811">
        <w:r w:rsidRPr="5AD10C44" w:rsidR="65D74EF2">
          <w:rPr>
            <w:rFonts w:ascii="Consolas" w:hAnsi="Consolas" w:eastAsia="Consolas" w:cs="Consolas"/>
            <w:b w:val="1"/>
            <w:bCs w:val="1"/>
            <w:sz w:val="22"/>
            <w:szCs w:val="22"/>
          </w:rPr>
          <w:t>Wat waren je prompts? Nu weten we niet wat je gevraagd had.</w:t>
        </w:r>
      </w:ins>
    </w:p>
    <w:p w:rsidR="139FB15F" w:rsidP="3E9CEFFF" w:rsidRDefault="139FB15F" w14:paraId="1AA47064" w14:textId="2A0A357B">
      <w:pPr>
        <w:spacing w:before="240" w:after="240"/>
      </w:pPr>
      <w:r w:rsidRPr="3E9CEFFF">
        <w:rPr>
          <w:rFonts w:ascii="Consolas" w:hAnsi="Consolas" w:eastAsia="Consolas" w:cs="Consolas"/>
          <w:sz w:val="22"/>
          <w:szCs w:val="22"/>
        </w:rPr>
        <w:t xml:space="preserve">Geachte heer </w:t>
      </w:r>
      <w:proofErr w:type="spellStart"/>
      <w:r w:rsidRPr="3E9CEFFF">
        <w:rPr>
          <w:rFonts w:ascii="Consolas" w:hAnsi="Consolas" w:eastAsia="Consolas" w:cs="Consolas"/>
          <w:sz w:val="22"/>
          <w:szCs w:val="22"/>
        </w:rPr>
        <w:t>Punie</w:t>
      </w:r>
      <w:proofErr w:type="spellEnd"/>
      <w:r w:rsidRPr="3E9CEFFF">
        <w:rPr>
          <w:rFonts w:ascii="Consolas" w:hAnsi="Consolas" w:eastAsia="Consolas" w:cs="Consolas"/>
          <w:sz w:val="22"/>
          <w:szCs w:val="22"/>
        </w:rPr>
        <w:t>,</w:t>
      </w:r>
    </w:p>
    <w:p w:rsidR="139FB15F" w:rsidP="3E9CEFFF" w:rsidRDefault="139FB15F" w14:paraId="764BCE5B" w14:textId="4EF43F3D">
      <w:pPr>
        <w:spacing w:before="240" w:after="240"/>
      </w:pPr>
      <w:r w:rsidRPr="3E9CEFFF">
        <w:rPr>
          <w:rFonts w:ascii="Consolas" w:hAnsi="Consolas" w:eastAsia="Consolas" w:cs="Consolas"/>
          <w:sz w:val="22"/>
          <w:szCs w:val="22"/>
        </w:rPr>
        <w:t>Allereerst willen wij u bedanken voor uw geduld. Deze situatie had uiteraard niet mogen voorkomen.</w:t>
      </w:r>
    </w:p>
    <w:p w:rsidR="139FB15F" w:rsidP="3E9CEFFF" w:rsidRDefault="139FB15F" w14:paraId="597884D1" w14:textId="0663E758">
      <w:pPr>
        <w:spacing w:before="240" w:after="240"/>
      </w:pPr>
      <w:r w:rsidRPr="3E9CEFFF">
        <w:rPr>
          <w:rFonts w:ascii="Consolas" w:hAnsi="Consolas" w:eastAsia="Consolas" w:cs="Consolas"/>
          <w:sz w:val="22"/>
          <w:szCs w:val="22"/>
        </w:rPr>
        <w:t xml:space="preserve">Wij geven de nieuwe verzending de prioriteitsstatus ‘urgentie’, zodat de 15 laptops met de correcte software tijdig geleverd worden aan </w:t>
      </w:r>
      <w:proofErr w:type="spellStart"/>
      <w:r w:rsidRPr="3E9CEFFF">
        <w:rPr>
          <w:rFonts w:ascii="Consolas" w:hAnsi="Consolas" w:eastAsia="Consolas" w:cs="Consolas"/>
          <w:sz w:val="22"/>
          <w:szCs w:val="22"/>
        </w:rPr>
        <w:t>Syntra</w:t>
      </w:r>
      <w:proofErr w:type="spellEnd"/>
      <w:r w:rsidRPr="3E9CEFFF">
        <w:rPr>
          <w:rFonts w:ascii="Consolas" w:hAnsi="Consolas" w:eastAsia="Consolas" w:cs="Consolas"/>
          <w:sz w:val="22"/>
          <w:szCs w:val="22"/>
        </w:rPr>
        <w:t xml:space="preserve"> PXL, vóór de start van het </w:t>
      </w:r>
      <w:proofErr w:type="spellStart"/>
      <w:r w:rsidRPr="3E9CEFFF">
        <w:rPr>
          <w:rFonts w:ascii="Consolas" w:hAnsi="Consolas" w:eastAsia="Consolas" w:cs="Consolas"/>
          <w:sz w:val="22"/>
          <w:szCs w:val="22"/>
        </w:rPr>
        <w:t>semester.Om</w:t>
      </w:r>
      <w:proofErr w:type="spellEnd"/>
      <w:r w:rsidRPr="3E9CEFFF">
        <w:rPr>
          <w:rFonts w:ascii="Consolas" w:hAnsi="Consolas" w:eastAsia="Consolas" w:cs="Consolas"/>
          <w:sz w:val="22"/>
          <w:szCs w:val="22"/>
        </w:rPr>
        <w:t xml:space="preserve"> uw vertrouwen in ACX IT WORLD te waarderen, bieden wij u de kortingscode COMMUNICATION aan, goed voor 20% korting op uw volgende bestelling. We hopen dat deze oplossing aan uw verwachtingen voldoet.</w:t>
      </w:r>
    </w:p>
    <w:p w:rsidR="139FB15F" w:rsidP="3E9CEFFF" w:rsidRDefault="139FB15F" w14:paraId="3D3AD00D" w14:textId="74F32835">
      <w:pPr>
        <w:spacing w:before="240" w:after="240"/>
      </w:pPr>
      <w:r w:rsidRPr="3E9CEFFF">
        <w:rPr>
          <w:rFonts w:ascii="Consolas" w:hAnsi="Consolas" w:eastAsia="Consolas" w:cs="Consolas"/>
          <w:sz w:val="22"/>
          <w:szCs w:val="22"/>
        </w:rPr>
        <w:t>Nogmaals dank voor uw opmerkzaamheid. We hebben interne maatregelen genomen om te voorkomen dat dit in de toekomst opnieuw gebeurt.</w:t>
      </w:r>
    </w:p>
    <w:p w:rsidR="139FB15F" w:rsidP="3E9CEFFF" w:rsidRDefault="139FB15F" w14:paraId="4C16F8E4" w14:textId="3FD82748">
      <w:pPr>
        <w:spacing w:before="240" w:after="240"/>
      </w:pPr>
      <w:r w:rsidRPr="3E9CEFFF">
        <w:rPr>
          <w:rFonts w:ascii="Consolas" w:hAnsi="Consolas" w:eastAsia="Consolas" w:cs="Consolas"/>
          <w:sz w:val="22"/>
          <w:szCs w:val="22"/>
        </w:rPr>
        <w:t>Mocht u nog vragen hebben over deze verzending of onze andere diensten, dan staan wij uiteraard graag tot uw beschikking.</w:t>
      </w:r>
    </w:p>
    <w:p w:rsidR="139FB15F" w:rsidP="3E9CEFFF" w:rsidRDefault="139FB15F" w14:paraId="39E6395C" w14:textId="0691F66A">
      <w:pPr>
        <w:spacing w:before="240" w:after="240"/>
      </w:pPr>
      <w:r w:rsidRPr="3E9CEFFF">
        <w:rPr>
          <w:rFonts w:ascii="Consolas" w:hAnsi="Consolas" w:eastAsia="Consolas" w:cs="Consolas"/>
          <w:sz w:val="22"/>
          <w:szCs w:val="22"/>
        </w:rPr>
        <w:t>Met vriendelijke groet,</w:t>
      </w:r>
    </w:p>
    <w:p w:rsidR="139FB15F" w:rsidP="3E9CEFFF" w:rsidRDefault="139FB15F" w14:paraId="4D9DD73D" w14:textId="2E73D923">
      <w:pPr>
        <w:spacing w:before="240" w:after="240"/>
      </w:pPr>
      <w:r w:rsidRPr="3E9CEFFF">
        <w:rPr>
          <w:rFonts w:ascii="Consolas" w:hAnsi="Consolas" w:eastAsia="Consolas" w:cs="Consolas"/>
          <w:sz w:val="22"/>
          <w:szCs w:val="22"/>
        </w:rPr>
        <w:t xml:space="preserve">Marco </w:t>
      </w:r>
      <w:proofErr w:type="spellStart"/>
      <w:r w:rsidRPr="3E9CEFFF">
        <w:rPr>
          <w:rFonts w:ascii="Consolas" w:hAnsi="Consolas" w:eastAsia="Consolas" w:cs="Consolas"/>
          <w:sz w:val="22"/>
          <w:szCs w:val="22"/>
        </w:rPr>
        <w:t>Castermans</w:t>
      </w:r>
      <w:proofErr w:type="spellEnd"/>
    </w:p>
    <w:p w:rsidR="139FB15F" w:rsidP="3E9CEFFF" w:rsidRDefault="139FB15F" w14:paraId="6040C17C" w14:textId="099B0153">
      <w:pPr>
        <w:spacing w:before="240" w:after="240"/>
      </w:pPr>
      <w:r w:rsidRPr="3E9CEFFF">
        <w:rPr>
          <w:rFonts w:ascii="Consolas" w:hAnsi="Consolas" w:eastAsia="Consolas" w:cs="Consolas"/>
          <w:sz w:val="22"/>
          <w:szCs w:val="22"/>
        </w:rPr>
        <w:t>IT-medewerker</w:t>
      </w:r>
    </w:p>
    <w:p w:rsidR="139FB15F" w:rsidP="3E9CEFFF" w:rsidRDefault="139FB15F" w14:paraId="77E8D68D" w14:textId="402E503B">
      <w:pPr>
        <w:spacing w:before="240" w:after="240"/>
      </w:pPr>
      <w:r w:rsidRPr="3E9CEFFF">
        <w:rPr>
          <w:rFonts w:ascii="Consolas" w:hAnsi="Consolas" w:eastAsia="Consolas" w:cs="Consolas"/>
          <w:sz w:val="22"/>
          <w:szCs w:val="22"/>
        </w:rPr>
        <w:t>ACX IT WORLD</w:t>
      </w:r>
    </w:p>
    <w:p w:rsidRPr="0030397F" w:rsidR="001F5111" w:rsidP="008361DB" w:rsidRDefault="001F5111" w14:paraId="4665AE7E" w14:textId="68D6259C">
      <w:pPr>
        <w:rPr>
          <w:b/>
          <w:bCs/>
        </w:rPr>
      </w:pPr>
    </w:p>
    <w:p w:rsidR="0ACEAE8A" w:rsidRDefault="0ACEAE8A" w14:paraId="406EDFB0" w14:textId="07713811">
      <w:r>
        <w:br w:type="page"/>
      </w:r>
    </w:p>
    <w:p w:rsidRPr="0030397F" w:rsidR="001F5111" w:rsidP="008361DB" w:rsidRDefault="1B92AD86" w14:paraId="6D1B24F3" w14:textId="0122846A">
      <w:pPr>
        <w:rPr>
          <w:b/>
          <w:bCs/>
        </w:rPr>
      </w:pPr>
      <w:proofErr w:type="spellStart"/>
      <w:r w:rsidRPr="57C21341">
        <w:rPr>
          <w:b/>
          <w:bCs/>
        </w:rPr>
        <w:t>YaTing</w:t>
      </w:r>
      <w:proofErr w:type="spellEnd"/>
      <w:r w:rsidRPr="57C21341">
        <w:rPr>
          <w:b/>
          <w:bCs/>
        </w:rPr>
        <w:t xml:space="preserve"> </w:t>
      </w:r>
      <w:proofErr w:type="spellStart"/>
      <w:r w:rsidRPr="62EF0C86">
        <w:rPr>
          <w:b/>
          <w:bCs/>
        </w:rPr>
        <w:t>Shen</w:t>
      </w:r>
      <w:proofErr w:type="spellEnd"/>
    </w:p>
    <w:p w:rsidR="1B92AD86" w:rsidP="034E23E4" w:rsidRDefault="1B92AD86" w14:paraId="09AEA698" w14:textId="041E8F3F">
      <w:pPr>
        <w:spacing w:after="0"/>
      </w:pPr>
      <w:r>
        <w:t>Zonder AI:</w:t>
      </w:r>
      <w:r>
        <w:br/>
      </w:r>
      <w:r w:rsidRPr="034E23E4" w:rsidR="0FF8E8D2">
        <w:rPr>
          <w:rFonts w:ascii="Calibri" w:hAnsi="Calibri" w:eastAsia="Calibri" w:cs="Calibri"/>
          <w:sz w:val="22"/>
          <w:szCs w:val="22"/>
          <w:lang w:val="nl"/>
        </w:rPr>
        <w:t>Geachte meneer Punie,</w:t>
      </w:r>
    </w:p>
    <w:p w:rsidR="0FF8E8D2" w:rsidP="034E23E4" w:rsidRDefault="0FF8E8D2" w14:paraId="24D48069" w14:textId="036894A3">
      <w:pPr>
        <w:spacing w:after="0"/>
      </w:pPr>
      <w:r w:rsidRPr="034E23E4">
        <w:rPr>
          <w:rFonts w:ascii="Calibri" w:hAnsi="Calibri" w:eastAsia="Calibri" w:cs="Calibri"/>
          <w:sz w:val="22"/>
          <w:szCs w:val="22"/>
          <w:lang w:val="nl"/>
        </w:rPr>
        <w:t xml:space="preserve"> </w:t>
      </w:r>
    </w:p>
    <w:p w:rsidR="0FF8E8D2" w:rsidP="034E23E4" w:rsidRDefault="0FF8E8D2" w14:paraId="65FDC839" w14:textId="153D56B8">
      <w:pPr>
        <w:spacing w:after="0"/>
      </w:pPr>
      <w:r w:rsidRPr="034E23E4">
        <w:rPr>
          <w:rFonts w:ascii="Calibri" w:hAnsi="Calibri" w:eastAsia="Calibri" w:cs="Calibri"/>
          <w:sz w:val="22"/>
          <w:szCs w:val="22"/>
          <w:lang w:val="nl"/>
        </w:rPr>
        <w:t xml:space="preserve">Bedankt om ons op de hoogte te brengen van deze situatie. </w:t>
      </w:r>
    </w:p>
    <w:p w:rsidR="0FF8E8D2" w:rsidP="034E23E4" w:rsidRDefault="0FF8E8D2" w14:paraId="16EB7C16" w14:textId="3CDF28BF">
      <w:pPr>
        <w:spacing w:after="0"/>
      </w:pPr>
      <w:r w:rsidRPr="034E23E4">
        <w:rPr>
          <w:rFonts w:ascii="Calibri" w:hAnsi="Calibri" w:eastAsia="Calibri" w:cs="Calibri"/>
          <w:sz w:val="22"/>
          <w:szCs w:val="22"/>
          <w:lang w:val="nl"/>
        </w:rPr>
        <w:t xml:space="preserve"> </w:t>
      </w:r>
    </w:p>
    <w:p w:rsidR="0FF8E8D2" w:rsidP="034E23E4" w:rsidRDefault="0FF8E8D2" w14:paraId="0DFEB80A" w14:textId="7D71EEF0">
      <w:pPr>
        <w:spacing w:after="0"/>
      </w:pPr>
      <w:r w:rsidRPr="5AD10C44" w:rsidR="0FF8E8D2">
        <w:rPr>
          <w:rFonts w:ascii="Calibri" w:hAnsi="Calibri" w:eastAsia="Calibri" w:cs="Calibri"/>
          <w:sz w:val="22"/>
          <w:szCs w:val="22"/>
          <w:lang w:val="nl"/>
        </w:rPr>
        <w:t xml:space="preserve">We hebben uw leveringstijd nagekeken, waaruit blijkt dat de levering inderdaad verlaat is. Ook hebben </w:t>
      </w:r>
      <w:r w:rsidRPr="5AD10C44" w:rsidR="0FF8E8D2">
        <w:rPr>
          <w:rFonts w:ascii="Calibri" w:hAnsi="Calibri" w:eastAsia="Calibri" w:cs="Calibri"/>
          <w:sz w:val="22"/>
          <w:szCs w:val="22"/>
          <w:lang w:val="nl"/>
        </w:rPr>
        <w:t>we</w:t>
      </w:r>
      <w:r w:rsidRPr="5AD10C44" w:rsidR="0FF8E8D2">
        <w:rPr>
          <w:rFonts w:ascii="Calibri" w:hAnsi="Calibri" w:eastAsia="Calibri" w:cs="Calibri"/>
          <w:sz w:val="22"/>
          <w:szCs w:val="22"/>
          <w:lang w:val="nl"/>
        </w:rPr>
        <w:t xml:space="preserve"> de laptops laten controleren door onze IT-dienst, waar ze gezien hebben dat er software </w:t>
      </w:r>
      <w:del w:author="Saskia Schoefs" w:date="2025-10-20T07:30:45.989Z" w:id="855832151">
        <w:r w:rsidRPr="5AD10C44" w:rsidDel="0FF8E8D2">
          <w:rPr>
            <w:rFonts w:ascii="Calibri" w:hAnsi="Calibri" w:eastAsia="Calibri" w:cs="Calibri"/>
            <w:sz w:val="22"/>
            <w:szCs w:val="22"/>
            <w:lang w:val="nl"/>
          </w:rPr>
          <w:delText>ontbraken</w:delText>
        </w:r>
      </w:del>
      <w:ins w:author="Saskia Schoefs" w:date="2025-10-20T07:30:51.322Z" w:id="2099503002">
        <w:r w:rsidRPr="5AD10C44" w:rsidR="1CE2C9C8">
          <w:rPr>
            <w:rFonts w:ascii="Calibri" w:hAnsi="Calibri" w:eastAsia="Calibri" w:cs="Calibri"/>
            <w:sz w:val="22"/>
            <w:szCs w:val="22"/>
            <w:lang w:val="nl"/>
          </w:rPr>
          <w:t xml:space="preserve"> ontbrak (software = enkelvoud)</w:t>
        </w:r>
      </w:ins>
      <w:r w:rsidRPr="5AD10C44" w:rsidR="0FF8E8D2">
        <w:rPr>
          <w:rFonts w:ascii="Calibri" w:hAnsi="Calibri" w:eastAsia="Calibri" w:cs="Calibri"/>
          <w:sz w:val="22"/>
          <w:szCs w:val="22"/>
          <w:lang w:val="nl"/>
        </w:rPr>
        <w:t>.</w:t>
      </w:r>
    </w:p>
    <w:p w:rsidR="0FF8E8D2" w:rsidP="034E23E4" w:rsidRDefault="0FF8E8D2" w14:paraId="56AF4B35" w14:textId="79959527">
      <w:pPr>
        <w:spacing w:after="0"/>
      </w:pPr>
      <w:r w:rsidRPr="034E23E4">
        <w:rPr>
          <w:rFonts w:ascii="Calibri" w:hAnsi="Calibri" w:eastAsia="Calibri" w:cs="Calibri"/>
          <w:sz w:val="22"/>
          <w:szCs w:val="22"/>
          <w:lang w:val="nl"/>
        </w:rPr>
        <w:t xml:space="preserve"> </w:t>
      </w:r>
    </w:p>
    <w:p w:rsidR="0FF8E8D2" w:rsidP="034E23E4" w:rsidRDefault="0FF8E8D2" w14:paraId="5B030ADD" w14:textId="73633880">
      <w:pPr>
        <w:spacing w:after="0"/>
        <w:rPr>
          <w:ins w:author="Saskia Schoefs" w:date="2025-10-20T07:31:53.253Z" w16du:dateUtc="2025-10-20T07:31:53.253Z" w:id="1705872221"/>
        </w:rPr>
      </w:pPr>
      <w:r w:rsidRPr="5AD10C44" w:rsidR="0FF8E8D2">
        <w:rPr>
          <w:rFonts w:ascii="Calibri" w:hAnsi="Calibri" w:eastAsia="Calibri" w:cs="Calibri"/>
          <w:sz w:val="22"/>
          <w:szCs w:val="22"/>
          <w:lang w:val="nl"/>
        </w:rPr>
        <w:t xml:space="preserve">We willen u graag onze excuses aanbieden en ter compensatie een korting van 15% aanbieden op </w:t>
      </w:r>
      <w:r w:rsidRPr="5AD10C44" w:rsidR="6CBD7549">
        <w:rPr>
          <w:rFonts w:ascii="Calibri" w:hAnsi="Calibri" w:eastAsia="Calibri" w:cs="Calibri"/>
          <w:sz w:val="22"/>
          <w:szCs w:val="22"/>
          <w:lang w:val="nl"/>
        </w:rPr>
        <w:t>uw</w:t>
      </w:r>
      <w:r w:rsidRPr="5AD10C44" w:rsidR="0FF8E8D2">
        <w:rPr>
          <w:rFonts w:ascii="Calibri" w:hAnsi="Calibri" w:eastAsia="Calibri" w:cs="Calibri"/>
          <w:sz w:val="22"/>
          <w:szCs w:val="22"/>
          <w:lang w:val="nl"/>
        </w:rPr>
        <w:t xml:space="preserve"> volgende bestelling. Ook wordt uw originele </w:t>
      </w:r>
      <w:del w:author="Saskia Schoefs" w:date="2025-10-20T07:31:32.642Z" w:id="1371102996">
        <w:r w:rsidRPr="5AD10C44" w:rsidDel="0FF8E8D2">
          <w:rPr>
            <w:rFonts w:ascii="Calibri" w:hAnsi="Calibri" w:eastAsia="Calibri" w:cs="Calibri"/>
            <w:sz w:val="22"/>
            <w:szCs w:val="22"/>
            <w:lang w:val="nl"/>
          </w:rPr>
          <w:delText xml:space="preserve">levering </w:delText>
        </w:r>
      </w:del>
      <w:ins w:author="Saskia Schoefs" w:date="2025-10-20T07:31:33.768Z" w:id="1651326086">
        <w:r w:rsidRPr="5AD10C44" w:rsidR="0C4BDAB4">
          <w:rPr>
            <w:rFonts w:ascii="Calibri" w:hAnsi="Calibri" w:eastAsia="Calibri" w:cs="Calibri"/>
            <w:sz w:val="22"/>
            <w:szCs w:val="22"/>
            <w:lang w:val="nl"/>
          </w:rPr>
          <w:t xml:space="preserve"> bestelling </w:t>
        </w:r>
      </w:ins>
      <w:r w:rsidRPr="5AD10C44" w:rsidR="0FF8E8D2">
        <w:rPr>
          <w:rFonts w:ascii="Calibri" w:hAnsi="Calibri" w:eastAsia="Calibri" w:cs="Calibri"/>
          <w:sz w:val="22"/>
          <w:szCs w:val="22"/>
          <w:lang w:val="nl"/>
        </w:rPr>
        <w:t xml:space="preserve">zo snel mogelijk naar u opgestuurd, </w:t>
      </w:r>
      <w:del w:author="Saskia Schoefs" w:date="2025-10-20T07:31:04.297Z" w:id="1990330937">
        <w:r w:rsidRPr="5AD10C44" w:rsidDel="0FF8E8D2">
          <w:rPr>
            <w:rFonts w:ascii="Calibri" w:hAnsi="Calibri" w:eastAsia="Calibri" w:cs="Calibri"/>
            <w:sz w:val="22"/>
            <w:szCs w:val="22"/>
            <w:lang w:val="nl"/>
          </w:rPr>
          <w:delText xml:space="preserve">wat </w:delText>
        </w:r>
      </w:del>
      <w:ins w:author="Saskia Schoefs" w:date="2025-10-20T07:31:05.242Z" w:id="2075152531">
        <w:r w:rsidRPr="5AD10C44" w:rsidR="3A341CC5">
          <w:rPr>
            <w:rFonts w:ascii="Calibri" w:hAnsi="Calibri" w:eastAsia="Calibri" w:cs="Calibri"/>
            <w:sz w:val="22"/>
            <w:szCs w:val="22"/>
            <w:lang w:val="nl"/>
          </w:rPr>
          <w:t xml:space="preserve">zodat </w:t>
        </w:r>
      </w:ins>
      <w:r w:rsidRPr="5AD10C44" w:rsidR="0FF8E8D2">
        <w:rPr>
          <w:rFonts w:ascii="Calibri" w:hAnsi="Calibri" w:eastAsia="Calibri" w:cs="Calibri"/>
          <w:sz w:val="22"/>
          <w:szCs w:val="22"/>
          <w:lang w:val="nl"/>
        </w:rPr>
        <w:t>u</w:t>
      </w:r>
      <w:ins w:author="Saskia Schoefs" w:date="2025-10-20T07:31:08.145Z" w:id="843068539">
        <w:r w:rsidRPr="5AD10C44" w:rsidR="196C5C17">
          <w:rPr>
            <w:rFonts w:ascii="Calibri" w:hAnsi="Calibri" w:eastAsia="Calibri" w:cs="Calibri"/>
            <w:sz w:val="22"/>
            <w:szCs w:val="22"/>
            <w:lang w:val="nl"/>
          </w:rPr>
          <w:t xml:space="preserve"> deze</w:t>
        </w:r>
      </w:ins>
      <w:r w:rsidRPr="5AD10C44" w:rsidR="0FF8E8D2">
        <w:rPr>
          <w:rFonts w:ascii="Calibri" w:hAnsi="Calibri" w:eastAsia="Calibri" w:cs="Calibri"/>
          <w:sz w:val="22"/>
          <w:szCs w:val="22"/>
          <w:lang w:val="nl"/>
        </w:rPr>
        <w:t xml:space="preserve"> binnen de 2 werkdagen </w:t>
      </w:r>
      <w:del w:author="Saskia Schoefs" w:date="2025-10-20T07:31:10.631Z" w:id="407464195">
        <w:r w:rsidRPr="5AD10C44" w:rsidDel="0FF8E8D2">
          <w:rPr>
            <w:rFonts w:ascii="Calibri" w:hAnsi="Calibri" w:eastAsia="Calibri" w:cs="Calibri"/>
            <w:sz w:val="22"/>
            <w:szCs w:val="22"/>
            <w:lang w:val="nl"/>
          </w:rPr>
          <w:delText xml:space="preserve">gaat </w:delText>
        </w:r>
      </w:del>
      <w:ins w:author="Saskia Schoefs" w:date="2025-10-20T07:31:11.289Z" w:id="609225053">
        <w:r w:rsidRPr="5AD10C44" w:rsidR="093F8C51">
          <w:rPr>
            <w:rFonts w:ascii="Calibri" w:hAnsi="Calibri" w:eastAsia="Calibri" w:cs="Calibri"/>
            <w:sz w:val="22"/>
            <w:szCs w:val="22"/>
            <w:lang w:val="nl"/>
          </w:rPr>
          <w:t xml:space="preserve"> zal </w:t>
        </w:r>
      </w:ins>
      <w:r w:rsidRPr="5AD10C44" w:rsidR="0FF8E8D2">
        <w:rPr>
          <w:rFonts w:ascii="Calibri" w:hAnsi="Calibri" w:eastAsia="Calibri" w:cs="Calibri"/>
          <w:sz w:val="22"/>
          <w:szCs w:val="22"/>
          <w:lang w:val="nl"/>
        </w:rPr>
        <w:t xml:space="preserve">ontvangen. </w:t>
      </w:r>
    </w:p>
    <w:p w:rsidR="0E3C17DF" w:rsidP="5AD10C44" w:rsidRDefault="0E3C17DF" w14:paraId="5E26020A" w14:textId="62AA0A08">
      <w:pPr>
        <w:spacing w:after="0"/>
        <w:rPr>
          <w:rFonts w:ascii="Calibri" w:hAnsi="Calibri" w:eastAsia="Calibri" w:cs="Calibri"/>
          <w:sz w:val="22"/>
          <w:szCs w:val="22"/>
          <w:lang w:val="nl"/>
        </w:rPr>
      </w:pPr>
      <w:ins w:author="Saskia Schoefs" w:date="2025-10-20T07:31:59.254Z" w:id="108245196">
        <w:r w:rsidRPr="5AD10C44" w:rsidR="0E3C17DF">
          <w:rPr>
            <w:rFonts w:ascii="Calibri" w:hAnsi="Calibri" w:eastAsia="Calibri" w:cs="Calibri"/>
            <w:sz w:val="22"/>
            <w:szCs w:val="22"/>
            <w:lang w:val="nl"/>
          </w:rPr>
          <w:t>(</w:t>
        </w:r>
      </w:ins>
      <w:ins w:author="Saskia Schoefs" w:date="2025-10-20T07:32:05.923Z" w:id="996355884">
        <w:r w:rsidRPr="5AD10C44" w:rsidR="0E3C17DF">
          <w:rPr>
            <w:rFonts w:ascii="Calibri" w:hAnsi="Calibri" w:eastAsia="Calibri" w:cs="Calibri"/>
            <w:sz w:val="22"/>
            <w:szCs w:val="22"/>
            <w:lang w:val="nl"/>
          </w:rPr>
          <w:t>L</w:t>
        </w:r>
      </w:ins>
      <w:ins w:author="Saskia Schoefs" w:date="2025-10-20T07:31:59.254Z" w:id="1816067356">
        <w:r w:rsidRPr="5AD10C44" w:rsidR="0E3C17DF">
          <w:rPr>
            <w:rFonts w:ascii="Calibri" w:hAnsi="Calibri" w:eastAsia="Calibri" w:cs="Calibri"/>
            <w:sz w:val="22"/>
            <w:szCs w:val="22"/>
            <w:lang w:val="nl"/>
          </w:rPr>
          <w:t xml:space="preserve">et ook op de variatie: begin niet elke </w:t>
        </w:r>
      </w:ins>
      <w:ins w:author="Saskia Schoefs" w:date="2025-10-20T07:32:02.785Z" w:id="956712163">
        <w:r w:rsidRPr="5AD10C44" w:rsidR="0E3C17DF">
          <w:rPr>
            <w:rFonts w:ascii="Calibri" w:hAnsi="Calibri" w:eastAsia="Calibri" w:cs="Calibri"/>
            <w:sz w:val="22"/>
            <w:szCs w:val="22"/>
            <w:lang w:val="nl"/>
          </w:rPr>
          <w:t>alinea met ‘we’)</w:t>
        </w:r>
      </w:ins>
    </w:p>
    <w:p w:rsidR="0FF8E8D2" w:rsidP="034E23E4" w:rsidRDefault="0FF8E8D2" w14:paraId="398DF2BB" w14:textId="475F9B92">
      <w:pPr>
        <w:spacing w:after="0"/>
      </w:pPr>
      <w:r w:rsidRPr="034E23E4">
        <w:rPr>
          <w:rFonts w:ascii="Calibri" w:hAnsi="Calibri" w:eastAsia="Calibri" w:cs="Calibri"/>
          <w:sz w:val="22"/>
          <w:szCs w:val="22"/>
          <w:lang w:val="nl"/>
        </w:rPr>
        <w:t xml:space="preserve"> </w:t>
      </w:r>
    </w:p>
    <w:p w:rsidR="0FF8E8D2" w:rsidP="034E23E4" w:rsidRDefault="0FF8E8D2" w14:paraId="3E8A68CC" w14:textId="324000F7">
      <w:pPr>
        <w:spacing w:after="0"/>
      </w:pPr>
      <w:r w:rsidRPr="034E23E4">
        <w:rPr>
          <w:rFonts w:ascii="Calibri" w:hAnsi="Calibri" w:eastAsia="Calibri" w:cs="Calibri"/>
          <w:sz w:val="22"/>
          <w:szCs w:val="22"/>
          <w:lang w:val="nl"/>
        </w:rPr>
        <w:t>Mocht u toch nog vragen hebben, dan kunt u ons altijd contacteren.</w:t>
      </w:r>
    </w:p>
    <w:p w:rsidR="0FF8E8D2" w:rsidP="034E23E4" w:rsidRDefault="0FF8E8D2" w14:paraId="24240A11" w14:textId="62D75931">
      <w:pPr>
        <w:spacing w:after="0"/>
      </w:pPr>
      <w:r w:rsidRPr="034E23E4">
        <w:rPr>
          <w:rFonts w:ascii="Calibri" w:hAnsi="Calibri" w:eastAsia="Calibri" w:cs="Calibri"/>
          <w:sz w:val="22"/>
          <w:szCs w:val="22"/>
          <w:lang w:val="nl"/>
        </w:rPr>
        <w:t xml:space="preserve"> </w:t>
      </w:r>
    </w:p>
    <w:p w:rsidR="0FF8E8D2" w:rsidP="034E23E4" w:rsidRDefault="0FF8E8D2" w14:paraId="08430944" w14:textId="753D97A2">
      <w:pPr>
        <w:spacing w:after="0"/>
      </w:pPr>
      <w:r w:rsidRPr="034E23E4">
        <w:rPr>
          <w:rFonts w:ascii="Calibri" w:hAnsi="Calibri" w:eastAsia="Calibri" w:cs="Calibri"/>
          <w:sz w:val="22"/>
          <w:szCs w:val="22"/>
          <w:lang w:val="nl"/>
        </w:rPr>
        <w:t>Met vriendelijke groeten,</w:t>
      </w:r>
    </w:p>
    <w:p w:rsidR="0FF8E8D2" w:rsidP="034E23E4" w:rsidRDefault="0FF8E8D2" w14:paraId="0E5F743A" w14:textId="11883B00">
      <w:pPr>
        <w:spacing w:after="0"/>
      </w:pPr>
      <w:r w:rsidRPr="034E23E4">
        <w:rPr>
          <w:rFonts w:ascii="Calibri" w:hAnsi="Calibri" w:eastAsia="Calibri" w:cs="Calibri"/>
          <w:sz w:val="22"/>
          <w:szCs w:val="22"/>
          <w:lang w:val="nl"/>
        </w:rPr>
        <w:t>YaTing Shen</w:t>
      </w:r>
    </w:p>
    <w:p w:rsidR="0FF8E8D2" w:rsidP="034E23E4" w:rsidRDefault="0FF8E8D2" w14:paraId="7DC98A3C" w14:textId="45298021">
      <w:pPr>
        <w:spacing w:after="0"/>
      </w:pPr>
      <w:r w:rsidRPr="034E23E4">
        <w:rPr>
          <w:rFonts w:ascii="Calibri" w:hAnsi="Calibri" w:eastAsia="Calibri" w:cs="Calibri"/>
          <w:sz w:val="22"/>
          <w:szCs w:val="22"/>
          <w:lang w:val="nl"/>
        </w:rPr>
        <w:t>IT-medewerker</w:t>
      </w:r>
    </w:p>
    <w:p w:rsidR="49BADE61" w:rsidP="0EF17A51" w:rsidRDefault="0FF8E8D2" w14:paraId="233C5E4D" w14:textId="0B431F46">
      <w:pPr>
        <w:pBdr>
          <w:bottom w:val="single" w:color="000000" w:sz="12" w:space="1"/>
        </w:pBdr>
        <w:spacing w:after="0"/>
      </w:pPr>
      <w:r w:rsidRPr="034E23E4">
        <w:rPr>
          <w:rFonts w:ascii="Calibri" w:hAnsi="Calibri" w:eastAsia="Calibri" w:cs="Calibri"/>
          <w:sz w:val="22"/>
          <w:szCs w:val="22"/>
          <w:lang w:val="nl"/>
        </w:rPr>
        <w:t>ACX IT WORLD</w:t>
      </w:r>
    </w:p>
    <w:p w:rsidR="6731E40C" w:rsidP="6731E40C" w:rsidRDefault="0FF8E8D2" w14:paraId="541531FD" w14:textId="2AD117AB">
      <w:pPr>
        <w:spacing w:after="0"/>
        <w:rPr>
          <w:rFonts w:eastAsiaTheme="minorEastAsia"/>
          <w:sz w:val="22"/>
          <w:szCs w:val="22"/>
          <w:lang w:val="nl"/>
        </w:rPr>
      </w:pPr>
      <w:r w:rsidRPr="79BC1BCA">
        <w:rPr>
          <w:rFonts w:eastAsiaTheme="minorEastAsia"/>
          <w:sz w:val="22"/>
          <w:szCs w:val="22"/>
          <w:lang w:val="nl"/>
        </w:rPr>
        <w:t>Met AI</w:t>
      </w:r>
      <w:r w:rsidRPr="0D9DCD7B" w:rsidR="54308798">
        <w:rPr>
          <w:rFonts w:eastAsiaTheme="minorEastAsia"/>
          <w:sz w:val="22"/>
          <w:szCs w:val="22"/>
          <w:lang w:val="nl"/>
        </w:rPr>
        <w:t>:</w:t>
      </w:r>
    </w:p>
    <w:p w:rsidR="34A7B4FC" w:rsidP="34A7B4FC" w:rsidRDefault="34A7B4FC" w14:paraId="4008343F" w14:textId="0A01A32E">
      <w:pPr>
        <w:spacing w:after="0"/>
        <w:rPr>
          <w:ins w:author="Saskia Schoefs" w:date="2025-10-20T07:32:23.045Z" w16du:dateUtc="2025-10-20T07:32:23.045Z" w:id="1829616769"/>
          <w:rFonts w:ascii="Calibri" w:hAnsi="Calibri" w:eastAsia="Calibri" w:cs="Calibri"/>
          <w:sz w:val="22"/>
          <w:szCs w:val="22"/>
          <w:lang w:val="nl"/>
        </w:rPr>
      </w:pPr>
      <w:ins w:author="Saskia Schoefs" w:date="2025-10-20T07:32:22.263Z" w:id="429835553">
        <w:r w:rsidRPr="5AD10C44" w:rsidR="5BDB8C33">
          <w:rPr>
            <w:rFonts w:ascii="Calibri" w:hAnsi="Calibri" w:eastAsia="Calibri" w:cs="Calibri"/>
            <w:sz w:val="22"/>
            <w:szCs w:val="22"/>
            <w:lang w:val="nl"/>
          </w:rPr>
          <w:t>Wat waren je prompts? Nu kunnen we niet zien wat je gevraagd hebt.</w:t>
        </w:r>
      </w:ins>
    </w:p>
    <w:p w:rsidR="5AD10C44" w:rsidP="5AD10C44" w:rsidRDefault="5AD10C44" w14:paraId="3F0184C0" w14:textId="27B382DA">
      <w:pPr>
        <w:spacing w:after="0"/>
        <w:rPr>
          <w:rFonts w:ascii="Calibri" w:hAnsi="Calibri" w:eastAsia="Calibri" w:cs="Calibri"/>
          <w:sz w:val="22"/>
          <w:szCs w:val="22"/>
          <w:lang w:val="nl"/>
        </w:rPr>
      </w:pPr>
    </w:p>
    <w:p w:rsidR="34A7B4FC" w:rsidP="4A0EA96C" w:rsidRDefault="54308798" w14:paraId="6CF03A13" w14:textId="25787623">
      <w:pPr>
        <w:spacing w:after="0"/>
      </w:pPr>
      <w:r w:rsidRPr="4A0EA96C">
        <w:rPr>
          <w:rFonts w:ascii="Calibri" w:hAnsi="Calibri" w:eastAsia="Calibri" w:cs="Calibri"/>
          <w:sz w:val="22"/>
          <w:szCs w:val="22"/>
          <w:lang w:val="nl"/>
        </w:rPr>
        <w:t>Geachte heer Punie,</w:t>
      </w:r>
    </w:p>
    <w:p w:rsidR="34A7B4FC" w:rsidP="4A0EA96C" w:rsidRDefault="54308798" w14:paraId="0A021E8D" w14:textId="18E2100A">
      <w:pPr>
        <w:spacing w:after="0"/>
      </w:pPr>
      <w:r w:rsidRPr="4A0EA96C">
        <w:rPr>
          <w:rFonts w:ascii="Calibri" w:hAnsi="Calibri" w:eastAsia="Calibri" w:cs="Calibri"/>
          <w:sz w:val="22"/>
          <w:szCs w:val="22"/>
          <w:lang w:val="nl"/>
        </w:rPr>
        <w:t xml:space="preserve"> </w:t>
      </w:r>
    </w:p>
    <w:p w:rsidR="34A7B4FC" w:rsidP="4A0EA96C" w:rsidRDefault="54308798" w14:paraId="5C402F5C" w14:textId="6E12CCF9">
      <w:pPr>
        <w:spacing w:after="0"/>
      </w:pPr>
      <w:r w:rsidRPr="4A0EA96C">
        <w:rPr>
          <w:rFonts w:ascii="Calibri" w:hAnsi="Calibri" w:eastAsia="Calibri" w:cs="Calibri"/>
          <w:sz w:val="22"/>
          <w:szCs w:val="22"/>
          <w:lang w:val="nl"/>
        </w:rPr>
        <w:t xml:space="preserve">Bedankt om ons op de hoogte te brengen van deze situatie. </w:t>
      </w:r>
    </w:p>
    <w:p w:rsidR="34A7B4FC" w:rsidP="4A0EA96C" w:rsidRDefault="54308798" w14:paraId="0019E437" w14:textId="76DDA164">
      <w:pPr>
        <w:spacing w:after="0"/>
      </w:pPr>
      <w:r w:rsidRPr="4A0EA96C">
        <w:rPr>
          <w:rFonts w:ascii="Calibri" w:hAnsi="Calibri" w:eastAsia="Calibri" w:cs="Calibri"/>
          <w:sz w:val="22"/>
          <w:szCs w:val="22"/>
          <w:lang w:val="nl"/>
        </w:rPr>
        <w:t xml:space="preserve"> </w:t>
      </w:r>
    </w:p>
    <w:p w:rsidR="34A7B4FC" w:rsidP="5AD10C44" w:rsidRDefault="54308798" w14:paraId="295D1592" w14:textId="07C6354B">
      <w:pPr>
        <w:spacing w:after="0"/>
        <w:rPr>
          <w:rFonts w:ascii="Calibri" w:hAnsi="Calibri" w:eastAsia="Calibri" w:cs="Calibri"/>
          <w:sz w:val="22"/>
          <w:szCs w:val="22"/>
          <w:lang w:val="nl"/>
        </w:rPr>
      </w:pPr>
      <w:r w:rsidRPr="5AD10C44" w:rsidR="54308798">
        <w:rPr>
          <w:rFonts w:ascii="Calibri" w:hAnsi="Calibri" w:eastAsia="Calibri" w:cs="Calibri"/>
          <w:sz w:val="22"/>
          <w:szCs w:val="22"/>
          <w:lang w:val="nl"/>
        </w:rPr>
        <w:t>We hebben uw leveringstermijn gecontroleerd, wat aangeeft dat de levering daadwerkelijk is vertraagd. Daarnaast hebben we de laptops door onze IT-dienst laten inspecteren, waar ze hebben vastgesteld dat er geen software aanwezig was.</w:t>
      </w:r>
      <w:ins w:author="Saskia Schoefs" w:date="2025-10-20T07:32:35.737Z" w:id="711200992">
        <w:r w:rsidRPr="5AD10C44" w:rsidR="7B1AE9CA">
          <w:rPr>
            <w:rFonts w:ascii="Calibri" w:hAnsi="Calibri" w:eastAsia="Calibri" w:cs="Calibri"/>
            <w:sz w:val="22"/>
            <w:szCs w:val="22"/>
            <w:lang w:val="nl"/>
          </w:rPr>
          <w:t xml:space="preserve"> (???)</w:t>
        </w:r>
      </w:ins>
    </w:p>
    <w:p w:rsidR="34A7B4FC" w:rsidP="4A0EA96C" w:rsidRDefault="54308798" w14:paraId="6E69603C" w14:textId="62E0CF34">
      <w:pPr>
        <w:spacing w:after="0"/>
      </w:pPr>
      <w:r w:rsidRPr="4A0EA96C">
        <w:rPr>
          <w:rFonts w:ascii="Calibri" w:hAnsi="Calibri" w:eastAsia="Calibri" w:cs="Calibri"/>
          <w:sz w:val="22"/>
          <w:szCs w:val="22"/>
          <w:lang w:val="nl"/>
        </w:rPr>
        <w:t xml:space="preserve"> </w:t>
      </w:r>
    </w:p>
    <w:p w:rsidR="34A7B4FC" w:rsidP="4A0EA96C" w:rsidRDefault="54308798" w14:paraId="21BC457C" w14:textId="55F32A2D">
      <w:pPr>
        <w:spacing w:after="0"/>
      </w:pPr>
      <w:r w:rsidRPr="4A0EA96C">
        <w:rPr>
          <w:rFonts w:ascii="Calibri" w:hAnsi="Calibri" w:eastAsia="Calibri" w:cs="Calibri"/>
          <w:sz w:val="22"/>
          <w:szCs w:val="22"/>
          <w:lang w:val="nl"/>
        </w:rPr>
        <w:t>Wij willen u graag onze verontschuldigingen aanbieden en als compensatie een korting van 15% geven op uw volgende bestelling. Uw originele levering wordt eveneens zo snel mogelijk naar u verzonden en u ontvangt deze binnen twee werkdagen.</w:t>
      </w:r>
    </w:p>
    <w:p w:rsidR="34A7B4FC" w:rsidP="4A0EA96C" w:rsidRDefault="54308798" w14:paraId="5155B776" w14:textId="0C23D46F">
      <w:pPr>
        <w:spacing w:after="0"/>
      </w:pPr>
      <w:r w:rsidRPr="4A0EA96C">
        <w:rPr>
          <w:rFonts w:ascii="Calibri" w:hAnsi="Calibri" w:eastAsia="Calibri" w:cs="Calibri"/>
          <w:sz w:val="22"/>
          <w:szCs w:val="22"/>
          <w:lang w:val="nl"/>
        </w:rPr>
        <w:t xml:space="preserve"> </w:t>
      </w:r>
    </w:p>
    <w:p w:rsidR="1E852DCA" w:rsidP="15C5F412" w:rsidRDefault="1E852DCA" w14:paraId="44374CDF" w14:textId="773EA5BF">
      <w:pPr>
        <w:spacing w:after="0"/>
      </w:pPr>
      <w:r w:rsidRPr="15C5F412">
        <w:rPr>
          <w:rFonts w:ascii="Calibri" w:hAnsi="Calibri" w:eastAsia="Calibri" w:cs="Calibri"/>
          <w:sz w:val="22"/>
          <w:szCs w:val="22"/>
          <w:lang w:val="nl"/>
        </w:rPr>
        <w:t>Als u nog vragen heeft, neem dan gerust contact met ons op.</w:t>
      </w:r>
    </w:p>
    <w:p w:rsidR="34A7B4FC" w:rsidP="4A0EA96C" w:rsidRDefault="54308798" w14:paraId="2F92BB7C" w14:textId="42A6D5FE">
      <w:pPr>
        <w:spacing w:after="0"/>
      </w:pPr>
      <w:r w:rsidRPr="4A0EA96C">
        <w:rPr>
          <w:rFonts w:ascii="Calibri" w:hAnsi="Calibri" w:eastAsia="Calibri" w:cs="Calibri"/>
          <w:sz w:val="22"/>
          <w:szCs w:val="22"/>
          <w:lang w:val="nl"/>
        </w:rPr>
        <w:t xml:space="preserve"> </w:t>
      </w:r>
    </w:p>
    <w:p w:rsidR="34A7B4FC" w:rsidP="4A0EA96C" w:rsidRDefault="54308798" w14:paraId="7225BEC8" w14:textId="4E2FC287">
      <w:pPr>
        <w:spacing w:after="0"/>
      </w:pPr>
      <w:r w:rsidRPr="4A0EA96C">
        <w:rPr>
          <w:rFonts w:ascii="Calibri" w:hAnsi="Calibri" w:eastAsia="Calibri" w:cs="Calibri"/>
          <w:sz w:val="22"/>
          <w:szCs w:val="22"/>
          <w:lang w:val="nl"/>
        </w:rPr>
        <w:t>Met vriendelijke groeten,</w:t>
      </w:r>
    </w:p>
    <w:p w:rsidR="34A7B4FC" w:rsidP="4A0EA96C" w:rsidRDefault="54308798" w14:paraId="4BB25290" w14:textId="6870418C">
      <w:pPr>
        <w:spacing w:after="0"/>
      </w:pPr>
      <w:r w:rsidRPr="4A0EA96C">
        <w:rPr>
          <w:rFonts w:ascii="Calibri" w:hAnsi="Calibri" w:eastAsia="Calibri" w:cs="Calibri"/>
          <w:sz w:val="22"/>
          <w:szCs w:val="22"/>
          <w:lang w:val="nl"/>
        </w:rPr>
        <w:t>YaTing Shen</w:t>
      </w:r>
    </w:p>
    <w:p w:rsidR="34A7B4FC" w:rsidP="4A0EA96C" w:rsidRDefault="54308798" w14:paraId="4635B9ED" w14:textId="314D827A">
      <w:pPr>
        <w:spacing w:after="0"/>
      </w:pPr>
      <w:r w:rsidRPr="4A0EA96C">
        <w:rPr>
          <w:rFonts w:ascii="Calibri" w:hAnsi="Calibri" w:eastAsia="Calibri" w:cs="Calibri"/>
          <w:sz w:val="22"/>
          <w:szCs w:val="22"/>
          <w:lang w:val="nl"/>
        </w:rPr>
        <w:t>IT-medewerker</w:t>
      </w:r>
    </w:p>
    <w:p w:rsidR="34A7B4FC" w:rsidP="4A0EA96C" w:rsidRDefault="54308798" w14:paraId="7B6FFCCF" w14:textId="42848200">
      <w:pPr>
        <w:spacing w:after="0"/>
      </w:pPr>
      <w:r w:rsidRPr="4A0EA96C">
        <w:rPr>
          <w:rFonts w:ascii="Calibri" w:hAnsi="Calibri" w:eastAsia="Calibri" w:cs="Calibri"/>
          <w:sz w:val="22"/>
          <w:szCs w:val="22"/>
          <w:lang w:val="nl"/>
        </w:rPr>
        <w:t>ACX IT WORLD</w:t>
      </w:r>
    </w:p>
    <w:p w:rsidR="34A7B4FC" w:rsidP="34A7B4FC" w:rsidRDefault="34A7B4FC" w14:paraId="46149872" w14:textId="5806D239">
      <w:pPr>
        <w:spacing w:after="0"/>
        <w:rPr>
          <w:rFonts w:ascii="Calibri" w:hAnsi="Calibri" w:eastAsia="Calibri" w:cs="Calibri"/>
          <w:sz w:val="22"/>
          <w:szCs w:val="22"/>
          <w:lang w:val="nl"/>
        </w:rPr>
      </w:pPr>
    </w:p>
    <w:p w:rsidR="4F83F536" w:rsidRDefault="4F83F536" w14:paraId="32256BD9" w14:textId="1CF942B2">
      <w:r>
        <w:br w:type="page"/>
      </w:r>
    </w:p>
    <w:p w:rsidR="4F83F536" w:rsidP="4F83F536" w:rsidRDefault="4CFB358A" w14:paraId="2D984A14" w14:textId="2DAC59AE">
      <w:pPr>
        <w:spacing w:after="0"/>
        <w:rPr>
          <w:rFonts w:ascii="Calibri" w:hAnsi="Calibri" w:eastAsia="Calibri" w:cs="Calibri"/>
          <w:b/>
          <w:bCs/>
          <w:sz w:val="22"/>
          <w:szCs w:val="22"/>
          <w:lang w:val="nl"/>
        </w:rPr>
      </w:pPr>
      <w:r w:rsidRPr="1FD271ED">
        <w:rPr>
          <w:rFonts w:ascii="Calibri" w:hAnsi="Calibri" w:eastAsia="Calibri" w:cs="Calibri"/>
          <w:b/>
          <w:bCs/>
          <w:sz w:val="22"/>
          <w:szCs w:val="22"/>
          <w:lang w:val="nl"/>
        </w:rPr>
        <w:t>Ismaël Ahaddour</w:t>
      </w:r>
    </w:p>
    <w:p w:rsidR="65B07E71" w:rsidP="65B07E71" w:rsidRDefault="65B07E71" w14:paraId="1A632150" w14:textId="5D4E3E54">
      <w:pPr>
        <w:spacing w:after="0"/>
        <w:rPr>
          <w:rFonts w:ascii="Calibri" w:hAnsi="Calibri" w:eastAsia="Calibri" w:cs="Calibri"/>
          <w:b/>
          <w:bCs/>
          <w:sz w:val="22"/>
          <w:szCs w:val="22"/>
          <w:lang w:val="nl"/>
        </w:rPr>
      </w:pPr>
    </w:p>
    <w:p w:rsidR="7359C7C1" w:rsidP="38D210D4" w:rsidRDefault="7359C7C1" w14:paraId="49B36A2E" w14:textId="5B5849BB">
      <w:pPr>
        <w:spacing w:line="276" w:lineRule="auto"/>
      </w:pPr>
      <w:r w:rsidRPr="38D210D4">
        <w:rPr>
          <w:rFonts w:ascii="Aptos" w:hAnsi="Aptos" w:eastAsia="Aptos" w:cs="Aptos"/>
          <w:b/>
          <w:bCs/>
          <w:lang w:val="nl"/>
        </w:rPr>
        <w:t>Onderwerp:</w:t>
      </w:r>
      <w:r w:rsidRPr="38D210D4">
        <w:rPr>
          <w:rFonts w:ascii="Aptos" w:hAnsi="Aptos" w:eastAsia="Aptos" w:cs="Aptos"/>
          <w:lang w:val="nl"/>
        </w:rPr>
        <w:t xml:space="preserve"> Foute levering laptops – PXL Digital</w:t>
      </w:r>
    </w:p>
    <w:p w:rsidR="38D210D4" w:rsidP="38D210D4" w:rsidRDefault="38D210D4" w14:paraId="744FADE3" w14:textId="476C0583">
      <w:pPr>
        <w:spacing w:line="276" w:lineRule="auto"/>
        <w:rPr>
          <w:rFonts w:ascii="Aptos" w:hAnsi="Aptos" w:eastAsia="Aptos" w:cs="Aptos"/>
          <w:lang w:val="nl-BE"/>
        </w:rPr>
      </w:pPr>
    </w:p>
    <w:p w:rsidR="4CFB358A" w:rsidP="7A8B1D51" w:rsidRDefault="4CFB358A" w14:paraId="62C8A060" w14:textId="4E99CB5F">
      <w:pPr>
        <w:spacing w:line="276" w:lineRule="auto"/>
      </w:pPr>
      <w:r w:rsidRPr="7A8B1D51">
        <w:rPr>
          <w:rFonts w:ascii="Aptos" w:hAnsi="Aptos" w:eastAsia="Aptos" w:cs="Aptos"/>
          <w:lang w:val="nl-BE"/>
        </w:rPr>
        <w:t xml:space="preserve">Geachte heer </w:t>
      </w:r>
      <w:proofErr w:type="spellStart"/>
      <w:r w:rsidRPr="7A8B1D51">
        <w:rPr>
          <w:rFonts w:ascii="Aptos" w:hAnsi="Aptos" w:eastAsia="Aptos" w:cs="Aptos"/>
          <w:lang w:val="nl-BE"/>
        </w:rPr>
        <w:t>Punie</w:t>
      </w:r>
      <w:proofErr w:type="spellEnd"/>
      <w:r w:rsidRPr="7A8B1D51">
        <w:rPr>
          <w:rFonts w:ascii="Aptos" w:hAnsi="Aptos" w:eastAsia="Aptos" w:cs="Aptos"/>
          <w:lang w:val="nl-BE"/>
        </w:rPr>
        <w:t>,</w:t>
      </w:r>
    </w:p>
    <w:p w:rsidR="4CFB358A" w:rsidP="7A8B1D51" w:rsidRDefault="4CFB358A" w14:paraId="6390FAEC" w14:textId="5D8BC4C7">
      <w:pPr>
        <w:spacing w:line="276" w:lineRule="auto"/>
      </w:pPr>
      <w:r w:rsidRPr="7A8B1D51">
        <w:rPr>
          <w:rFonts w:ascii="Aptos" w:hAnsi="Aptos" w:eastAsia="Aptos" w:cs="Aptos"/>
          <w:lang w:val="nl-BE"/>
        </w:rPr>
        <w:t xml:space="preserve"> </w:t>
      </w:r>
    </w:p>
    <w:p w:rsidR="4CFB358A" w:rsidP="7A8B1D51" w:rsidRDefault="4CFB358A" w14:paraId="3D69DA3C" w14:textId="709BA4B3">
      <w:pPr>
        <w:spacing w:line="276" w:lineRule="auto"/>
      </w:pPr>
      <w:r w:rsidRPr="7A8B1D51">
        <w:rPr>
          <w:rFonts w:ascii="Aptos" w:hAnsi="Aptos" w:eastAsia="Aptos" w:cs="Aptos"/>
          <w:lang w:val="nl-BE"/>
        </w:rPr>
        <w:t>Eerst en vooral wil ik u bedanken voor uw bericht.</w:t>
      </w:r>
    </w:p>
    <w:p w:rsidR="4CFB358A" w:rsidP="7A8B1D51" w:rsidRDefault="4CFB358A" w14:paraId="70C6E75D" w14:textId="7AAFA362">
      <w:pPr>
        <w:spacing w:line="276" w:lineRule="auto"/>
      </w:pPr>
      <w:r w:rsidRPr="7A8B1D51">
        <w:rPr>
          <w:rFonts w:ascii="Aptos" w:hAnsi="Aptos" w:eastAsia="Aptos" w:cs="Aptos"/>
          <w:lang w:val="nl-BE"/>
        </w:rPr>
        <w:t xml:space="preserve"> </w:t>
      </w:r>
    </w:p>
    <w:p w:rsidR="4CFB358A" w:rsidP="7A8B1D51" w:rsidRDefault="4CFB358A" w14:paraId="412D78DA" w14:textId="7C4AB174">
      <w:pPr>
        <w:spacing w:line="276" w:lineRule="auto"/>
      </w:pPr>
      <w:r w:rsidRPr="5AD10C44" w:rsidR="4CFB358A">
        <w:rPr>
          <w:rFonts w:ascii="Aptos" w:hAnsi="Aptos" w:eastAsia="Aptos" w:cs="Aptos"/>
          <w:lang w:val="nl-BE"/>
        </w:rPr>
        <w:t>Bij nazicht blijkt dat er inderdaad fouten zijn gemaakt bij de installatie van de software en bij het verzenden</w:t>
      </w:r>
      <w:ins w:author="Saskia Schoefs" w:date="2025-10-20T07:33:11.586Z" w:id="60164164">
        <w:r w:rsidRPr="5AD10C44" w:rsidR="669A7E35">
          <w:rPr>
            <w:rFonts w:ascii="Aptos" w:hAnsi="Aptos" w:eastAsia="Aptos" w:cs="Aptos"/>
            <w:lang w:val="nl-BE"/>
          </w:rPr>
          <w:t xml:space="preserve"> = naamwoordstijl ==&gt; de verzending</w:t>
        </w:r>
      </w:ins>
      <w:r w:rsidRPr="5AD10C44" w:rsidR="4CFB358A">
        <w:rPr>
          <w:rFonts w:ascii="Aptos" w:hAnsi="Aptos" w:eastAsia="Aptos" w:cs="Aptos"/>
          <w:lang w:val="nl-BE"/>
        </w:rPr>
        <w:t xml:space="preserve"> van de laptops. Uw klacht is volledig terec</w:t>
      </w:r>
      <w:r w:rsidRPr="5AD10C44" w:rsidR="4CFB358A">
        <w:rPr>
          <w:rFonts w:ascii="Aptos" w:hAnsi="Aptos" w:eastAsia="Aptos" w:cs="Aptos"/>
          <w:highlight w:val="cyan"/>
          <w:lang w:val="nl-BE"/>
          <w:rPrChange w:author="Saskia Schoefs" w:date="2025-10-20T07:33:21.776Z" w:id="955884732">
            <w:rPr>
              <w:rFonts w:ascii="Aptos" w:hAnsi="Aptos" w:eastAsia="Aptos" w:cs="Aptos"/>
              <w:lang w:val="nl-BE"/>
            </w:rPr>
          </w:rPrChange>
        </w:rPr>
        <w:t>ht, we</w:t>
      </w:r>
      <w:ins w:author="Saskia Schoefs" w:date="2025-10-20T07:33:38.963Z" w:id="1869088875">
        <w:r w:rsidRPr="5AD10C44" w:rsidR="58746CB9">
          <w:rPr>
            <w:rFonts w:ascii="Aptos" w:hAnsi="Aptos" w:eastAsia="Aptos" w:cs="Aptos"/>
            <w:highlight w:val="cyan"/>
            <w:lang w:val="nl-BE"/>
          </w:rPr>
          <w:t xml:space="preserve"> (komma is geen geschikt leesteken hier: te zwak ==&gt; herdenk)</w:t>
        </w:r>
      </w:ins>
      <w:r w:rsidRPr="5AD10C44" w:rsidR="4CFB358A">
        <w:rPr>
          <w:rFonts w:ascii="Aptos" w:hAnsi="Aptos" w:eastAsia="Aptos" w:cs="Aptos"/>
          <w:lang w:val="nl-BE"/>
        </w:rPr>
        <w:t xml:space="preserve"> zitten op dit moment met een tekort aan mankracht. Hierbij willen we onze verontschuldigingen aanbieden voor het ongemak.</w:t>
      </w:r>
    </w:p>
    <w:p w:rsidR="4CFB358A" w:rsidP="7A8B1D51" w:rsidRDefault="4CFB358A" w14:paraId="5B34132A" w14:textId="09394761">
      <w:pPr>
        <w:spacing w:line="276" w:lineRule="auto"/>
      </w:pPr>
      <w:r w:rsidRPr="7A8B1D51">
        <w:rPr>
          <w:rFonts w:ascii="Aptos" w:hAnsi="Aptos" w:eastAsia="Aptos" w:cs="Aptos"/>
          <w:lang w:val="nl-BE"/>
        </w:rPr>
        <w:t xml:space="preserve"> </w:t>
      </w:r>
    </w:p>
    <w:p w:rsidR="4CFB358A" w:rsidP="7A8B1D51" w:rsidRDefault="4CFB358A" w14:paraId="1A89EC4F" w14:textId="3A1FC6AE">
      <w:pPr>
        <w:spacing w:line="276" w:lineRule="auto"/>
        <w:rPr>
          <w:ins w:author="Saskia Schoefs" w:date="2025-10-20T07:34:35.977Z" w16du:dateUtc="2025-10-20T07:34:35.977Z" w:id="14440150"/>
        </w:rPr>
      </w:pPr>
      <w:r w:rsidRPr="5AD10C44" w:rsidR="4CFB358A">
        <w:rPr>
          <w:rFonts w:ascii="Aptos" w:hAnsi="Aptos" w:eastAsia="Aptos" w:cs="Aptos"/>
          <w:lang w:val="nl-BE"/>
        </w:rPr>
        <w:t xml:space="preserve">We </w:t>
      </w:r>
      <w:del w:author="Saskia Schoefs" w:date="2025-10-20T07:33:43.952Z" w:id="1019621627">
        <w:r w:rsidRPr="5AD10C44" w:rsidDel="4CFB358A">
          <w:rPr>
            <w:rFonts w:ascii="Aptos" w:hAnsi="Aptos" w:eastAsia="Aptos" w:cs="Aptos"/>
            <w:lang w:val="nl-BE"/>
          </w:rPr>
          <w:delText xml:space="preserve">gaan </w:delText>
        </w:r>
      </w:del>
      <w:ins w:author="Saskia Schoefs" w:date="2025-10-20T07:33:52.857Z" w:id="1500571640">
        <w:r w:rsidRPr="5AD10C44" w:rsidR="31101661">
          <w:rPr>
            <w:rFonts w:ascii="Aptos" w:hAnsi="Aptos" w:eastAsia="Aptos" w:cs="Aptos"/>
            <w:lang w:val="nl-BE"/>
          </w:rPr>
          <w:t xml:space="preserve"> gaan in de betekenis van ‘zullen’ </w:t>
        </w:r>
        <w:r w:rsidRPr="5AD10C44" w:rsidR="31101661">
          <w:rPr>
            <w:rFonts w:ascii="Aptos" w:hAnsi="Aptos" w:eastAsia="Aptos" w:cs="Aptos"/>
            <w:lang w:val="nl-BE"/>
          </w:rPr>
          <w:t>=  tussentaal</w:t>
        </w:r>
        <w:r w:rsidRPr="5AD10C44" w:rsidR="31101661">
          <w:rPr>
            <w:rFonts w:ascii="Aptos" w:hAnsi="Aptos" w:eastAsia="Aptos" w:cs="Aptos"/>
            <w:lang w:val="nl-BE"/>
          </w:rPr>
          <w:t xml:space="preserve"> </w:t>
        </w:r>
      </w:ins>
      <w:r w:rsidRPr="5AD10C44" w:rsidR="4CFB358A">
        <w:rPr>
          <w:rFonts w:ascii="Aptos" w:hAnsi="Aptos" w:eastAsia="Aptos" w:cs="Aptos"/>
          <w:lang w:val="nl-BE"/>
        </w:rPr>
        <w:t xml:space="preserve">de laptops met de juiste software vandaag nog verzenden zodat dit morgen bij jullie geleverd is. De laptops die eerder werden geleverd </w:t>
      </w:r>
      <w:r w:rsidRPr="5AD10C44" w:rsidR="4CFB358A">
        <w:rPr>
          <w:rFonts w:ascii="Aptos" w:hAnsi="Aptos" w:eastAsia="Aptos" w:cs="Aptos"/>
          <w:highlight w:val="magenta"/>
          <w:lang w:val="nl-BE"/>
          <w:rPrChange w:author="Saskia Schoefs" w:date="2025-10-20T07:34:09.488Z" w:id="618012101">
            <w:rPr>
              <w:rFonts w:ascii="Aptos" w:hAnsi="Aptos" w:eastAsia="Aptos" w:cs="Aptos"/>
              <w:lang w:val="nl-BE"/>
            </w:rPr>
          </w:rPrChange>
        </w:rPr>
        <w:t>zal</w:t>
      </w:r>
      <w:r w:rsidRPr="5AD10C44" w:rsidR="4CFB358A">
        <w:rPr>
          <w:rFonts w:ascii="Aptos" w:hAnsi="Aptos" w:eastAsia="Aptos" w:cs="Aptos"/>
          <w:lang w:val="nl-BE"/>
        </w:rPr>
        <w:t xml:space="preserve"> </w:t>
      </w:r>
      <w:ins w:author="Saskia Schoefs" w:date="2025-10-20T07:34:16.995Z" w:id="297105271">
        <w:r w:rsidRPr="5AD10C44" w:rsidR="65E03DDA">
          <w:rPr>
            <w:rFonts w:ascii="Aptos" w:hAnsi="Aptos" w:eastAsia="Aptos" w:cs="Aptos"/>
            <w:lang w:val="nl-BE"/>
          </w:rPr>
          <w:t xml:space="preserve"> onderwerp</w:t>
        </w:r>
        <w:r w:rsidRPr="5AD10C44" w:rsidR="65E03DDA">
          <w:rPr>
            <w:rFonts w:ascii="Aptos" w:hAnsi="Aptos" w:eastAsia="Aptos" w:cs="Aptos"/>
            <w:lang w:val="nl-BE"/>
          </w:rPr>
          <w:t xml:space="preserve"> = meervoud (congruentiefout) </w:t>
        </w:r>
      </w:ins>
      <w:r w:rsidRPr="5AD10C44" w:rsidR="4CFB358A">
        <w:rPr>
          <w:rFonts w:ascii="Aptos" w:hAnsi="Aptos" w:eastAsia="Aptos" w:cs="Aptos"/>
          <w:lang w:val="nl-BE"/>
        </w:rPr>
        <w:t>dan worden gerecupereerd door onze leverancier.</w:t>
      </w:r>
    </w:p>
    <w:p w:rsidR="596CB4CD" w:rsidP="5AD10C44" w:rsidRDefault="596CB4CD" w14:paraId="77CAEE50" w14:textId="34C4137F">
      <w:pPr>
        <w:spacing w:line="276" w:lineRule="auto"/>
        <w:rPr>
          <w:rFonts w:ascii="Aptos" w:hAnsi="Aptos" w:eastAsia="Aptos" w:cs="Aptos"/>
          <w:lang w:val="nl-BE"/>
        </w:rPr>
      </w:pPr>
      <w:ins w:author="Saskia Schoefs" w:date="2025-10-20T07:34:40.911Z" w:id="549999256">
        <w:r w:rsidRPr="5AD10C44" w:rsidR="596CB4CD">
          <w:rPr>
            <w:rFonts w:ascii="Aptos" w:hAnsi="Aptos" w:eastAsia="Aptos" w:cs="Aptos"/>
            <w:lang w:val="nl-BE"/>
          </w:rPr>
          <w:t>(eventueel een compensatie?)</w:t>
        </w:r>
      </w:ins>
    </w:p>
    <w:p w:rsidR="4CFB358A" w:rsidP="7A8B1D51" w:rsidRDefault="4CFB358A" w14:paraId="3E8A5741" w14:textId="1410C904">
      <w:pPr>
        <w:spacing w:line="276" w:lineRule="auto"/>
      </w:pPr>
      <w:r w:rsidRPr="7A8B1D51">
        <w:rPr>
          <w:rFonts w:ascii="Aptos" w:hAnsi="Aptos" w:eastAsia="Aptos" w:cs="Aptos"/>
          <w:lang w:val="nl-BE"/>
        </w:rPr>
        <w:t xml:space="preserve"> </w:t>
      </w:r>
    </w:p>
    <w:p w:rsidR="4CFB358A" w:rsidP="7A8B1D51" w:rsidRDefault="4CFB358A" w14:paraId="518B75DC" w14:textId="35BE266F">
      <w:pPr>
        <w:spacing w:line="276" w:lineRule="auto"/>
      </w:pPr>
      <w:r w:rsidRPr="7A8B1D51">
        <w:rPr>
          <w:rFonts w:ascii="Aptos" w:hAnsi="Aptos" w:eastAsia="Aptos" w:cs="Aptos"/>
          <w:lang w:val="nl-BE"/>
        </w:rPr>
        <w:t>Nogmaals onze excuses voor de vertragingen en het ongemak.</w:t>
      </w:r>
    </w:p>
    <w:p w:rsidR="4CFB358A" w:rsidP="7A8B1D51" w:rsidRDefault="4CFB358A" w14:paraId="647D350F" w14:textId="6CEB3F5B">
      <w:pPr>
        <w:spacing w:line="276" w:lineRule="auto"/>
      </w:pPr>
      <w:r w:rsidRPr="7A8B1D51">
        <w:rPr>
          <w:rFonts w:ascii="Aptos" w:hAnsi="Aptos" w:eastAsia="Aptos" w:cs="Aptos"/>
          <w:lang w:val="nl-BE"/>
        </w:rPr>
        <w:t xml:space="preserve"> </w:t>
      </w:r>
    </w:p>
    <w:p w:rsidR="4CFB358A" w:rsidP="7A8B1D51" w:rsidRDefault="4CFB358A" w14:paraId="58C33385" w14:textId="05E311EB">
      <w:pPr>
        <w:spacing w:line="276" w:lineRule="auto"/>
      </w:pPr>
      <w:r w:rsidRPr="7A8B1D51">
        <w:rPr>
          <w:rFonts w:ascii="Aptos" w:hAnsi="Aptos" w:eastAsia="Aptos" w:cs="Aptos"/>
          <w:lang w:val="nl-BE"/>
        </w:rPr>
        <w:t>Met vriendelijke groeten,</w:t>
      </w:r>
    </w:p>
    <w:p w:rsidR="4CFB358A" w:rsidP="7A8B1D51" w:rsidRDefault="4CFB358A" w14:paraId="66286238" w14:textId="7669DA01">
      <w:pPr>
        <w:spacing w:line="276" w:lineRule="auto"/>
      </w:pPr>
      <w:r w:rsidRPr="7A8B1D51">
        <w:rPr>
          <w:rFonts w:ascii="Aptos" w:hAnsi="Aptos" w:eastAsia="Aptos" w:cs="Aptos"/>
          <w:lang w:val="nl-BE"/>
        </w:rPr>
        <w:t xml:space="preserve">Ismael </w:t>
      </w:r>
      <w:proofErr w:type="spellStart"/>
      <w:r w:rsidRPr="7A8B1D51">
        <w:rPr>
          <w:rFonts w:ascii="Aptos" w:hAnsi="Aptos" w:eastAsia="Aptos" w:cs="Aptos"/>
          <w:lang w:val="nl-BE"/>
        </w:rPr>
        <w:t>Ahaddour</w:t>
      </w:r>
      <w:proofErr w:type="spellEnd"/>
    </w:p>
    <w:p w:rsidR="4CFB358A" w:rsidP="7A8B1D51" w:rsidRDefault="4CFB358A" w14:paraId="21A53B5D" w14:textId="56FFB5F8">
      <w:pPr>
        <w:spacing w:line="276" w:lineRule="auto"/>
      </w:pPr>
      <w:r w:rsidRPr="5AD10C44" w:rsidR="4CFB358A">
        <w:rPr>
          <w:rFonts w:ascii="Aptos" w:hAnsi="Aptos" w:eastAsia="Aptos" w:cs="Aptos"/>
          <w:lang w:val="nl-BE"/>
        </w:rPr>
        <w:t>IT Helpdesk</w:t>
      </w:r>
      <w:ins w:author="Saskia Schoefs" w:date="2025-10-20T07:34:47.401Z" w:id="175844932">
        <w:r w:rsidRPr="5AD10C44" w:rsidR="04FABAFE">
          <w:rPr>
            <w:rFonts w:ascii="Aptos" w:hAnsi="Aptos" w:eastAsia="Aptos" w:cs="Aptos"/>
            <w:lang w:val="nl-BE"/>
          </w:rPr>
          <w:t xml:space="preserve">   functie = nodig</w:t>
        </w:r>
      </w:ins>
    </w:p>
    <w:p w:rsidR="4CFB358A" w:rsidP="7A8B1D51" w:rsidRDefault="4CFB358A" w14:paraId="379C1498" w14:textId="63813365">
      <w:pPr>
        <w:spacing w:line="276" w:lineRule="auto"/>
      </w:pPr>
      <w:r w:rsidRPr="7A8B1D51">
        <w:rPr>
          <w:rFonts w:ascii="Aptos" w:hAnsi="Aptos" w:eastAsia="Aptos" w:cs="Aptos"/>
          <w:lang w:val="nl-BE"/>
        </w:rPr>
        <w:t>ACX IT World</w:t>
      </w:r>
    </w:p>
    <w:p w:rsidR="65B07E71" w:rsidP="65B07E71" w:rsidRDefault="65B07E71" w14:paraId="3A023F4F" w14:textId="3A6C4FF5">
      <w:pPr>
        <w:spacing w:after="0"/>
        <w:rPr>
          <w:rFonts w:ascii="Calibri" w:hAnsi="Calibri" w:eastAsia="Calibri" w:cs="Calibri"/>
          <w:b/>
          <w:bCs/>
          <w:sz w:val="22"/>
          <w:szCs w:val="22"/>
          <w:lang w:val="nl"/>
        </w:rPr>
      </w:pPr>
    </w:p>
    <w:p w:rsidR="39CDD143" w:rsidP="39CDD143" w:rsidRDefault="39CDD143" w14:paraId="50F4668F" w14:textId="3596C8B6">
      <w:pPr>
        <w:spacing w:after="0"/>
        <w:rPr>
          <w:rFonts w:ascii="Calibri" w:hAnsi="Calibri" w:eastAsia="Calibri" w:cs="Calibri"/>
          <w:b/>
          <w:bCs/>
          <w:sz w:val="22"/>
          <w:szCs w:val="22"/>
          <w:lang w:val="nl"/>
        </w:rPr>
      </w:pPr>
    </w:p>
    <w:p w:rsidR="39CDD143" w:rsidP="39CDD143" w:rsidRDefault="39CDD143" w14:paraId="7D99FBC5" w14:textId="17D6BAE5">
      <w:pPr>
        <w:spacing w:after="0"/>
        <w:rPr>
          <w:rFonts w:ascii="Calibri" w:hAnsi="Calibri" w:eastAsia="Calibri" w:cs="Calibri"/>
          <w:b/>
          <w:bCs/>
          <w:sz w:val="22"/>
          <w:szCs w:val="22"/>
          <w:lang w:val="nl"/>
        </w:rPr>
      </w:pPr>
    </w:p>
    <w:p w:rsidR="39CDD143" w:rsidP="39CDD143" w:rsidRDefault="39CDD143" w14:paraId="171C3E70" w14:textId="42A57B4A">
      <w:pPr>
        <w:spacing w:after="0"/>
        <w:rPr>
          <w:rFonts w:ascii="Calibri" w:hAnsi="Calibri" w:eastAsia="Calibri" w:cs="Calibri"/>
          <w:b/>
          <w:bCs/>
          <w:sz w:val="22"/>
          <w:szCs w:val="22"/>
          <w:lang w:val="nl"/>
        </w:rPr>
      </w:pPr>
    </w:p>
    <w:p w:rsidR="39CDD143" w:rsidP="39CDD143" w:rsidRDefault="39CDD143" w14:paraId="5624DA1E" w14:textId="75C0DFC8">
      <w:pPr>
        <w:spacing w:after="0"/>
        <w:rPr>
          <w:rFonts w:ascii="Calibri" w:hAnsi="Calibri" w:eastAsia="Calibri" w:cs="Calibri"/>
          <w:b/>
          <w:bCs/>
          <w:sz w:val="22"/>
          <w:szCs w:val="22"/>
          <w:lang w:val="nl"/>
        </w:rPr>
      </w:pPr>
    </w:p>
    <w:p w:rsidR="39CDD143" w:rsidP="39CDD143" w:rsidRDefault="39CDD143" w14:paraId="130DE4C1" w14:textId="22AB1C35">
      <w:pPr>
        <w:spacing w:after="0"/>
        <w:rPr>
          <w:rFonts w:ascii="Calibri" w:hAnsi="Calibri" w:eastAsia="Calibri" w:cs="Calibri"/>
          <w:b/>
          <w:bCs/>
          <w:sz w:val="22"/>
          <w:szCs w:val="22"/>
          <w:lang w:val="nl"/>
        </w:rPr>
      </w:pPr>
    </w:p>
    <w:p w:rsidR="4C2ED80D" w:rsidP="4C2ED80D" w:rsidRDefault="4C2ED80D" w14:paraId="441A4765" w14:textId="10A3AA65">
      <w:pPr>
        <w:spacing w:after="0"/>
        <w:rPr>
          <w:rFonts w:ascii="Calibri" w:hAnsi="Calibri" w:eastAsia="Calibri" w:cs="Calibri"/>
          <w:b/>
          <w:bCs/>
          <w:sz w:val="22"/>
          <w:szCs w:val="22"/>
          <w:lang w:val="nl"/>
        </w:rPr>
      </w:pPr>
    </w:p>
    <w:p w:rsidR="4C2ED80D" w:rsidP="4C2ED80D" w:rsidRDefault="4C2ED80D" w14:paraId="10CB49ED" w14:textId="6AD8D6B1">
      <w:pPr>
        <w:spacing w:after="0"/>
        <w:rPr>
          <w:rFonts w:ascii="Calibri" w:hAnsi="Calibri" w:eastAsia="Calibri" w:cs="Calibri"/>
          <w:b/>
          <w:bCs/>
          <w:sz w:val="22"/>
          <w:szCs w:val="22"/>
          <w:lang w:val="nl"/>
        </w:rPr>
      </w:pPr>
    </w:p>
    <w:p w:rsidR="4C2ED80D" w:rsidP="4C2ED80D" w:rsidRDefault="4C2ED80D" w14:paraId="44254230" w14:textId="539CE9D8">
      <w:pPr>
        <w:spacing w:after="0"/>
        <w:rPr>
          <w:rFonts w:ascii="Calibri" w:hAnsi="Calibri" w:eastAsia="Calibri" w:cs="Calibri"/>
          <w:b/>
          <w:bCs/>
          <w:sz w:val="22"/>
          <w:szCs w:val="22"/>
          <w:lang w:val="nl"/>
        </w:rPr>
      </w:pPr>
    </w:p>
    <w:p w:rsidR="4C2ED80D" w:rsidP="4C2ED80D" w:rsidRDefault="4C2ED80D" w14:paraId="43D1247E" w14:textId="3ABA789A">
      <w:pPr>
        <w:spacing w:after="0"/>
        <w:rPr>
          <w:rFonts w:ascii="Calibri" w:hAnsi="Calibri" w:eastAsia="Calibri" w:cs="Calibri"/>
          <w:b/>
          <w:bCs/>
          <w:sz w:val="22"/>
          <w:szCs w:val="22"/>
          <w:lang w:val="nl"/>
        </w:rPr>
      </w:pPr>
    </w:p>
    <w:p w:rsidR="4C2ED80D" w:rsidP="4C2ED80D" w:rsidRDefault="4C2ED80D" w14:paraId="41833A57" w14:textId="460466A5">
      <w:pPr>
        <w:spacing w:after="0"/>
        <w:rPr>
          <w:rFonts w:ascii="Calibri" w:hAnsi="Calibri" w:eastAsia="Calibri" w:cs="Calibri"/>
          <w:b/>
          <w:bCs/>
          <w:sz w:val="22"/>
          <w:szCs w:val="22"/>
          <w:lang w:val="nl"/>
        </w:rPr>
      </w:pPr>
    </w:p>
    <w:p w:rsidR="4C2ED80D" w:rsidP="4C2ED80D" w:rsidRDefault="4C2ED80D" w14:paraId="50067DB9" w14:textId="16693BF6">
      <w:pPr>
        <w:spacing w:after="0"/>
        <w:rPr>
          <w:rFonts w:ascii="Calibri" w:hAnsi="Calibri" w:eastAsia="Calibri" w:cs="Calibri"/>
          <w:b/>
          <w:bCs/>
          <w:sz w:val="22"/>
          <w:szCs w:val="22"/>
          <w:lang w:val="nl"/>
        </w:rPr>
      </w:pPr>
    </w:p>
    <w:p w:rsidR="4C2ED80D" w:rsidP="4C2ED80D" w:rsidRDefault="4C2ED80D" w14:paraId="52ADB4FF" w14:textId="4C6191A7">
      <w:pPr>
        <w:spacing w:after="0"/>
        <w:rPr>
          <w:rFonts w:ascii="Calibri" w:hAnsi="Calibri" w:eastAsia="Calibri" w:cs="Calibri"/>
          <w:b/>
          <w:bCs/>
          <w:sz w:val="22"/>
          <w:szCs w:val="22"/>
          <w:lang w:val="nl"/>
        </w:rPr>
      </w:pPr>
    </w:p>
    <w:p w:rsidR="4C2ED80D" w:rsidP="4C2ED80D" w:rsidRDefault="4C2ED80D" w14:paraId="529660BE" w14:textId="5D09AC96">
      <w:pPr>
        <w:spacing w:after="0"/>
        <w:rPr>
          <w:rFonts w:ascii="Calibri" w:hAnsi="Calibri" w:eastAsia="Calibri" w:cs="Calibri"/>
          <w:b/>
          <w:bCs/>
          <w:sz w:val="22"/>
          <w:szCs w:val="22"/>
          <w:lang w:val="nl"/>
        </w:rPr>
      </w:pPr>
    </w:p>
    <w:p w:rsidR="44DB58C2" w:rsidP="44DB58C2" w:rsidRDefault="44DB58C2" w14:paraId="4B7A579D" w14:textId="1FEBD2A5">
      <w:pPr>
        <w:spacing w:after="0"/>
        <w:rPr>
          <w:rFonts w:ascii="Calibri" w:hAnsi="Calibri" w:eastAsia="Calibri" w:cs="Calibri"/>
          <w:b/>
          <w:bCs/>
          <w:sz w:val="22"/>
          <w:szCs w:val="22"/>
          <w:lang w:val="nl"/>
        </w:rPr>
      </w:pPr>
    </w:p>
    <w:p w:rsidR="44DB58C2" w:rsidP="44DB58C2" w:rsidRDefault="44DB58C2" w14:paraId="4AC7898D" w14:textId="31797011">
      <w:pPr>
        <w:spacing w:after="0"/>
        <w:rPr>
          <w:rFonts w:ascii="Calibri" w:hAnsi="Calibri" w:eastAsia="Calibri" w:cs="Calibri"/>
          <w:b/>
          <w:bCs/>
          <w:sz w:val="22"/>
          <w:szCs w:val="22"/>
          <w:lang w:val="nl"/>
        </w:rPr>
      </w:pPr>
    </w:p>
    <w:p w:rsidR="2A97BEBF" w:rsidP="2A97BEBF" w:rsidRDefault="4CFB358A" w14:paraId="10C32AF2" w14:textId="5CAAD7A1">
      <w:pPr>
        <w:spacing w:after="0"/>
        <w:rPr>
          <w:rFonts w:ascii="Calibri" w:hAnsi="Calibri" w:eastAsia="Calibri" w:cs="Calibri"/>
          <w:b/>
          <w:bCs/>
          <w:sz w:val="22"/>
          <w:szCs w:val="22"/>
          <w:lang w:val="nl"/>
        </w:rPr>
      </w:pPr>
      <w:r w:rsidRPr="48DF07C7">
        <w:rPr>
          <w:rFonts w:ascii="Calibri" w:hAnsi="Calibri" w:eastAsia="Calibri" w:cs="Calibri"/>
          <w:b/>
          <w:bCs/>
          <w:sz w:val="22"/>
          <w:szCs w:val="22"/>
          <w:lang w:val="nl"/>
        </w:rPr>
        <w:t>Prompt</w:t>
      </w:r>
    </w:p>
    <w:p w:rsidR="59FFA7F4" w:rsidP="59FFA7F4" w:rsidRDefault="59FFA7F4" w14:paraId="22E834B4" w14:textId="2AF4AEB4">
      <w:pPr>
        <w:spacing w:after="0"/>
        <w:rPr>
          <w:rFonts w:ascii="Calibri" w:hAnsi="Calibri" w:eastAsia="Calibri" w:cs="Calibri"/>
          <w:b/>
          <w:bCs/>
          <w:sz w:val="22"/>
          <w:szCs w:val="22"/>
          <w:lang w:val="nl"/>
        </w:rPr>
      </w:pPr>
    </w:p>
    <w:p w:rsidR="59FFA7F4" w:rsidP="1340A32C" w:rsidRDefault="27A07B71" w14:paraId="588CAF2A" w14:textId="0988CD67">
      <w:pPr>
        <w:spacing w:line="276" w:lineRule="auto"/>
      </w:pPr>
      <w:r w:rsidRPr="5AD10C44" w:rsidR="27A07B71">
        <w:rPr>
          <w:rFonts w:ascii="Aptos" w:hAnsi="Aptos" w:eastAsia="Aptos" w:cs="Aptos"/>
          <w:lang w:val="nl"/>
        </w:rPr>
        <w:t xml:space="preserve">Herschrijf </w:t>
      </w:r>
      <w:r w:rsidRPr="5AD10C44" w:rsidR="27A07B71">
        <w:rPr>
          <w:rFonts w:ascii="Aptos" w:hAnsi="Aptos" w:eastAsia="Aptos" w:cs="Aptos"/>
          <w:highlight w:val="yellow"/>
          <w:lang w:val="nl"/>
          <w:rPrChange w:author="Saskia Schoefs" w:date="2025-10-20T07:35:00.191Z" w:id="1707046306">
            <w:rPr>
              <w:rFonts w:ascii="Aptos" w:hAnsi="Aptos" w:eastAsia="Aptos" w:cs="Aptos"/>
              <w:lang w:val="nl"/>
            </w:rPr>
          </w:rPrChange>
        </w:rPr>
        <w:t>hetvolgende</w:t>
      </w:r>
      <w:r w:rsidRPr="5AD10C44" w:rsidR="27A07B71">
        <w:rPr>
          <w:rFonts w:ascii="Aptos" w:hAnsi="Aptos" w:eastAsia="Aptos" w:cs="Aptos"/>
          <w:lang w:val="nl"/>
        </w:rPr>
        <w:t xml:space="preserve"> </w:t>
      </w:r>
      <w:r w:rsidRPr="5AD10C44" w:rsidR="27A07B71">
        <w:rPr>
          <w:rFonts w:ascii="Aptos" w:hAnsi="Aptos" w:eastAsia="Aptos" w:cs="Aptos"/>
          <w:highlight w:val="yellow"/>
          <w:lang w:val="nl"/>
          <w:rPrChange w:author="Saskia Schoefs" w:date="2025-10-20T07:35:04.208Z" w:id="749830061">
            <w:rPr>
              <w:rFonts w:ascii="Aptos" w:hAnsi="Aptos" w:eastAsia="Aptos" w:cs="Aptos"/>
              <w:lang w:val="nl"/>
            </w:rPr>
          </w:rPrChange>
        </w:rPr>
        <w:t>email</w:t>
      </w:r>
      <w:r w:rsidRPr="5AD10C44" w:rsidR="27A07B71">
        <w:rPr>
          <w:rFonts w:ascii="Aptos" w:hAnsi="Aptos" w:eastAsia="Aptos" w:cs="Aptos"/>
          <w:lang w:val="nl"/>
        </w:rPr>
        <w:t>, schrijf in een menselijke stijl en maak het niet te lang.</w:t>
      </w:r>
    </w:p>
    <w:p w:rsidR="59FFA7F4" w:rsidP="59FFA7F4" w:rsidRDefault="59FFA7F4" w14:paraId="68FAADBF" w14:textId="03B3E6F5">
      <w:pPr>
        <w:spacing w:after="0"/>
        <w:rPr>
          <w:rFonts w:ascii="Calibri" w:hAnsi="Calibri" w:eastAsia="Calibri" w:cs="Calibri"/>
          <w:b/>
          <w:bCs/>
          <w:sz w:val="22"/>
          <w:szCs w:val="22"/>
          <w:lang w:val="nl"/>
        </w:rPr>
      </w:pPr>
    </w:p>
    <w:p w:rsidR="509B808D" w:rsidP="509B808D" w:rsidRDefault="27A07B71" w14:paraId="1221EE77" w14:textId="4328F3DA">
      <w:pPr>
        <w:spacing w:after="0"/>
        <w:rPr>
          <w:rFonts w:ascii="Calibri" w:hAnsi="Calibri" w:eastAsia="Calibri" w:cs="Calibri"/>
          <w:b/>
          <w:bCs/>
          <w:sz w:val="22"/>
          <w:szCs w:val="22"/>
          <w:lang w:val="nl"/>
        </w:rPr>
      </w:pPr>
      <w:r w:rsidRPr="217CADFE">
        <w:rPr>
          <w:rFonts w:ascii="Calibri" w:hAnsi="Calibri" w:eastAsia="Calibri" w:cs="Calibri"/>
          <w:b/>
          <w:bCs/>
          <w:sz w:val="22"/>
          <w:szCs w:val="22"/>
          <w:lang w:val="nl"/>
        </w:rPr>
        <w:t>AI</w:t>
      </w:r>
    </w:p>
    <w:p w:rsidR="15C5F412" w:rsidP="15C5F412" w:rsidRDefault="15C5F412" w14:paraId="2E29AD47" w14:textId="3E10A6D0">
      <w:pPr>
        <w:spacing w:after="0"/>
        <w:rPr>
          <w:rFonts w:ascii="Calibri" w:hAnsi="Calibri" w:eastAsia="Calibri" w:cs="Calibri"/>
          <w:b/>
          <w:bCs/>
          <w:sz w:val="22"/>
          <w:szCs w:val="22"/>
          <w:lang w:val="nl"/>
        </w:rPr>
      </w:pPr>
    </w:p>
    <w:p w:rsidR="27A07B71" w:rsidP="109F28CA" w:rsidRDefault="27A07B71" w14:paraId="1837C03A" w14:textId="758A2F2A">
      <w:pPr>
        <w:spacing w:line="276" w:lineRule="auto"/>
      </w:pPr>
      <w:r w:rsidRPr="109F28CA">
        <w:rPr>
          <w:rFonts w:ascii="Aptos" w:hAnsi="Aptos" w:eastAsia="Aptos" w:cs="Aptos"/>
          <w:b/>
          <w:bCs/>
          <w:lang w:val="nl"/>
        </w:rPr>
        <w:t>Onderwerp:</w:t>
      </w:r>
      <w:r w:rsidRPr="109F28CA">
        <w:rPr>
          <w:rFonts w:ascii="Aptos" w:hAnsi="Aptos" w:eastAsia="Aptos" w:cs="Aptos"/>
          <w:lang w:val="nl"/>
        </w:rPr>
        <w:t xml:space="preserve"> Foute levering laptops – PXL Digital</w:t>
      </w:r>
    </w:p>
    <w:p w:rsidR="27A07B71" w:rsidP="109F28CA" w:rsidRDefault="27A07B71" w14:paraId="05F18437" w14:textId="780D06B4">
      <w:pPr>
        <w:spacing w:line="276" w:lineRule="auto"/>
      </w:pPr>
      <w:r w:rsidRPr="109F28CA">
        <w:rPr>
          <w:rFonts w:ascii="Aptos" w:hAnsi="Aptos" w:eastAsia="Aptos" w:cs="Aptos"/>
          <w:lang w:val="nl"/>
        </w:rPr>
        <w:t>Geachte heer Punie,</w:t>
      </w:r>
    </w:p>
    <w:p w:rsidR="27A07B71" w:rsidP="109F28CA" w:rsidRDefault="27A07B71" w14:paraId="02885C2E" w14:textId="076EDFE3">
      <w:pPr>
        <w:spacing w:line="276" w:lineRule="auto"/>
      </w:pPr>
      <w:r w:rsidRPr="109F28CA">
        <w:rPr>
          <w:rFonts w:ascii="Aptos" w:hAnsi="Aptos" w:eastAsia="Aptos" w:cs="Aptos"/>
          <w:lang w:val="nl"/>
        </w:rPr>
        <w:t>Hartelijk dank voor uw bericht.</w:t>
      </w:r>
    </w:p>
    <w:p w:rsidR="27A07B71" w:rsidP="109F28CA" w:rsidRDefault="27A07B71" w14:paraId="2689629F" w14:textId="101A4B51">
      <w:pPr>
        <w:spacing w:line="276" w:lineRule="auto"/>
      </w:pPr>
      <w:r w:rsidRPr="5AD10C44" w:rsidR="27A07B71">
        <w:rPr>
          <w:rFonts w:ascii="Aptos" w:hAnsi="Aptos" w:eastAsia="Aptos" w:cs="Aptos"/>
          <w:lang w:val="nl"/>
        </w:rPr>
        <w:t xml:space="preserve">Na controle blijkt dat er inderdaad fouten zijn gemaakt bij zowel de installatie van de software als bij </w:t>
      </w:r>
      <w:r w:rsidRPr="5AD10C44" w:rsidR="27A07B71">
        <w:rPr>
          <w:rFonts w:ascii="Aptos" w:hAnsi="Aptos" w:eastAsia="Aptos" w:cs="Aptos"/>
          <w:highlight w:val="green"/>
          <w:lang w:val="nl"/>
          <w:rPrChange w:author="Saskia Schoefs" w:date="2025-10-20T07:35:20.112Z" w:id="2088541584">
            <w:rPr>
              <w:rFonts w:ascii="Aptos" w:hAnsi="Aptos" w:eastAsia="Aptos" w:cs="Aptos"/>
              <w:lang w:val="nl"/>
            </w:rPr>
          </w:rPrChange>
        </w:rPr>
        <w:t>het verzenden</w:t>
      </w:r>
      <w:r w:rsidRPr="5AD10C44" w:rsidR="27A07B71">
        <w:rPr>
          <w:rFonts w:ascii="Aptos" w:hAnsi="Aptos" w:eastAsia="Aptos" w:cs="Aptos"/>
          <w:lang w:val="nl"/>
        </w:rPr>
        <w:t xml:space="preserve"> van de laptops. Uw klacht is dus volledig terecht. Door een tijdelijk tekort aan personeel is dit helaas over het hoofd gezien — onze oprechte excuses daarvoor.</w:t>
      </w:r>
    </w:p>
    <w:p w:rsidR="27A07B71" w:rsidP="109F28CA" w:rsidRDefault="27A07B71" w14:paraId="108D79D8" w14:textId="77DCD8A4">
      <w:pPr>
        <w:spacing w:line="276" w:lineRule="auto"/>
      </w:pPr>
      <w:r w:rsidRPr="109F28CA">
        <w:rPr>
          <w:rFonts w:ascii="Aptos" w:hAnsi="Aptos" w:eastAsia="Aptos" w:cs="Aptos"/>
          <w:lang w:val="nl"/>
        </w:rPr>
        <w:t>We zorgen ervoor dat de laptops met de correcte software vandaag nog worden verzonden, zodat ze morgen bij u geleverd worden. De eerder geleverde toestellen zullen vervolgens door onze leverancier worden opgehaald.</w:t>
      </w:r>
    </w:p>
    <w:p w:rsidR="27A07B71" w:rsidP="109F28CA" w:rsidRDefault="27A07B71" w14:paraId="7D419C70" w14:textId="157771E8">
      <w:pPr>
        <w:spacing w:line="276" w:lineRule="auto"/>
      </w:pPr>
      <w:r w:rsidRPr="109F28CA">
        <w:rPr>
          <w:rFonts w:ascii="Aptos" w:hAnsi="Aptos" w:eastAsia="Aptos" w:cs="Aptos"/>
          <w:lang w:val="nl"/>
        </w:rPr>
        <w:t>Nogmaals onze excuses voor het ongemak en de vertraging. Bedankt voor uw begrip.</w:t>
      </w:r>
    </w:p>
    <w:p w:rsidR="27A07B71" w:rsidP="109F28CA" w:rsidRDefault="27A07B71" w14:paraId="0860AE8D" w14:textId="67FCA535">
      <w:pPr>
        <w:spacing w:line="276" w:lineRule="auto"/>
      </w:pPr>
      <w:r w:rsidRPr="109F28CA">
        <w:rPr>
          <w:rFonts w:ascii="Aptos" w:hAnsi="Aptos" w:eastAsia="Aptos" w:cs="Aptos"/>
          <w:lang w:val="nl"/>
        </w:rPr>
        <w:t xml:space="preserve"> </w:t>
      </w:r>
    </w:p>
    <w:p w:rsidR="27A07B71" w:rsidP="109F28CA" w:rsidRDefault="27A07B71" w14:paraId="714C7878" w14:textId="3E47370A">
      <w:pPr>
        <w:spacing w:line="276" w:lineRule="auto"/>
      </w:pPr>
      <w:r w:rsidRPr="109F28CA">
        <w:rPr>
          <w:rFonts w:ascii="Aptos" w:hAnsi="Aptos" w:eastAsia="Aptos" w:cs="Aptos"/>
          <w:lang w:val="nl"/>
        </w:rPr>
        <w:t>Met vriendelijke groeten,</w:t>
      </w:r>
    </w:p>
    <w:p w:rsidRPr="00EB6141" w:rsidR="27A07B71" w:rsidP="109F28CA" w:rsidRDefault="27A07B71" w14:paraId="3E1D264F" w14:textId="561CC399">
      <w:pPr>
        <w:spacing w:line="276" w:lineRule="auto"/>
        <w:rPr>
          <w:lang w:val="en-US"/>
        </w:rPr>
      </w:pPr>
      <w:r w:rsidRPr="00EB6141">
        <w:rPr>
          <w:rFonts w:ascii="Aptos" w:hAnsi="Aptos" w:eastAsia="Aptos" w:cs="Aptos"/>
          <w:lang w:val="en-US"/>
        </w:rPr>
        <w:t xml:space="preserve">Ismael </w:t>
      </w:r>
      <w:proofErr w:type="spellStart"/>
      <w:r w:rsidRPr="00EB6141">
        <w:rPr>
          <w:rFonts w:ascii="Aptos" w:hAnsi="Aptos" w:eastAsia="Aptos" w:cs="Aptos"/>
          <w:lang w:val="en-US"/>
        </w:rPr>
        <w:t>Ahaddour</w:t>
      </w:r>
      <w:proofErr w:type="spellEnd"/>
    </w:p>
    <w:p w:rsidRPr="00EB6141" w:rsidR="27A07B71" w:rsidP="109F28CA" w:rsidRDefault="27A07B71" w14:paraId="011BAFD2" w14:textId="4C0050F5">
      <w:pPr>
        <w:spacing w:line="276" w:lineRule="auto"/>
        <w:rPr>
          <w:lang w:val="en-US"/>
        </w:rPr>
      </w:pPr>
      <w:r w:rsidRPr="5AD10C44" w:rsidR="27A07B71">
        <w:rPr>
          <w:rFonts w:ascii="Aptos" w:hAnsi="Aptos" w:eastAsia="Aptos" w:cs="Aptos"/>
          <w:lang w:val="en-US"/>
        </w:rPr>
        <w:t>IT Helpdesk</w:t>
      </w:r>
      <w:ins w:author="Saskia Schoefs" w:date="2025-10-20T07:35:36.294Z" w:id="2054242193">
        <w:r w:rsidRPr="5AD10C44" w:rsidR="245411EE">
          <w:rPr>
            <w:rFonts w:ascii="Aptos" w:hAnsi="Aptos" w:eastAsia="Aptos" w:cs="Aptos"/>
            <w:lang w:val="en-US"/>
          </w:rPr>
          <w:t xml:space="preserve">  functie </w:t>
        </w:r>
      </w:ins>
    </w:p>
    <w:p w:rsidRPr="00EB6141" w:rsidR="27A07B71" w:rsidP="109F28CA" w:rsidRDefault="27A07B71" w14:paraId="04B9880E" w14:textId="50004877">
      <w:pPr>
        <w:spacing w:line="276" w:lineRule="auto"/>
        <w:rPr>
          <w:lang w:val="en-US"/>
        </w:rPr>
      </w:pPr>
      <w:r w:rsidRPr="00EB6141">
        <w:rPr>
          <w:rFonts w:ascii="Aptos" w:hAnsi="Aptos" w:eastAsia="Aptos" w:cs="Aptos"/>
          <w:lang w:val="en-US"/>
        </w:rPr>
        <w:t>ACX IT World</w:t>
      </w:r>
    </w:p>
    <w:p w:rsidRPr="00EB6141" w:rsidR="15C5F412" w:rsidP="15C5F412" w:rsidRDefault="15C5F412" w14:paraId="3E63ABEF" w14:textId="17859517">
      <w:pPr>
        <w:spacing w:after="0"/>
        <w:rPr>
          <w:rFonts w:ascii="Calibri" w:hAnsi="Calibri" w:eastAsia="Calibri" w:cs="Calibri"/>
          <w:b/>
          <w:bCs/>
          <w:sz w:val="22"/>
          <w:szCs w:val="22"/>
          <w:lang w:val="en-US"/>
        </w:rPr>
      </w:pPr>
    </w:p>
    <w:p w:rsidRPr="00EB6141" w:rsidR="001F5111" w:rsidP="008361DB" w:rsidRDefault="001F5111" w14:paraId="1BBA17F8" w14:textId="496791AC">
      <w:pPr>
        <w:rPr>
          <w:lang w:val="en-US"/>
        </w:rPr>
      </w:pPr>
    </w:p>
    <w:p w:rsidR="1D19EEA5" w:rsidP="1D19EEA5" w:rsidRDefault="1D19EEA5" w14:paraId="21D57613" w14:textId="77F7C543">
      <w:pPr>
        <w:rPr>
          <w:lang w:val="en-US"/>
        </w:rPr>
      </w:pPr>
    </w:p>
    <w:p w:rsidR="1D19EEA5" w:rsidP="1D19EEA5" w:rsidRDefault="1D19EEA5" w14:paraId="0D3F425F" w14:textId="6248A40A">
      <w:pPr>
        <w:rPr>
          <w:lang w:val="en-US"/>
        </w:rPr>
      </w:pPr>
    </w:p>
    <w:p w:rsidR="1D19EEA5" w:rsidP="1D19EEA5" w:rsidRDefault="1D19EEA5" w14:paraId="413E9E52" w14:textId="03E1919F">
      <w:pPr>
        <w:rPr>
          <w:lang w:val="en-US"/>
        </w:rPr>
      </w:pPr>
    </w:p>
    <w:p w:rsidR="1D19EEA5" w:rsidP="1D19EEA5" w:rsidRDefault="1D19EEA5" w14:paraId="7FC4417B" w14:textId="2C390DB9">
      <w:pPr>
        <w:rPr>
          <w:lang w:val="en-US"/>
        </w:rPr>
      </w:pPr>
    </w:p>
    <w:p w:rsidR="1D19EEA5" w:rsidP="1D19EEA5" w:rsidRDefault="1D19EEA5" w14:paraId="20D95119" w14:textId="23F47961">
      <w:pPr>
        <w:rPr>
          <w:lang w:val="en-US"/>
        </w:rPr>
      </w:pPr>
    </w:p>
    <w:p w:rsidR="1D19EEA5" w:rsidP="1D19EEA5" w:rsidRDefault="1D19EEA5" w14:paraId="5BEF90E0" w14:textId="14136B99">
      <w:pPr>
        <w:rPr>
          <w:lang w:val="en-US"/>
        </w:rPr>
      </w:pPr>
    </w:p>
    <w:p w:rsidR="1D19EEA5" w:rsidP="1D19EEA5" w:rsidRDefault="1D19EEA5" w14:paraId="52CD63B2" w14:textId="0ED07A09">
      <w:pPr>
        <w:rPr>
          <w:lang w:val="en-US"/>
        </w:rPr>
      </w:pPr>
    </w:p>
    <w:p w:rsidR="1D19EEA5" w:rsidP="1D19EEA5" w:rsidRDefault="1D19EEA5" w14:paraId="38E13D32" w14:textId="54CE3A77">
      <w:pPr>
        <w:rPr>
          <w:lang w:val="en-US"/>
        </w:rPr>
      </w:pPr>
    </w:p>
    <w:p w:rsidR="1D19EEA5" w:rsidP="1D19EEA5" w:rsidRDefault="1D19EEA5" w14:paraId="4F756705" w14:textId="21FE871F">
      <w:pPr>
        <w:rPr>
          <w:lang w:val="en-US"/>
        </w:rPr>
      </w:pPr>
    </w:p>
    <w:p w:rsidR="6CCA082E" w:rsidP="697EFDF9" w:rsidRDefault="6CCA082E" w14:paraId="48647755" w14:textId="3A0F427A">
      <w:pPr>
        <w:rPr>
          <w:b/>
          <w:sz w:val="32"/>
          <w:szCs w:val="32"/>
        </w:rPr>
      </w:pPr>
      <w:r w:rsidRPr="1F02D951">
        <w:rPr>
          <w:b/>
          <w:sz w:val="32"/>
          <w:szCs w:val="32"/>
        </w:rPr>
        <w:t xml:space="preserve">Conner </w:t>
      </w:r>
      <w:proofErr w:type="spellStart"/>
      <w:r w:rsidRPr="1F02D951">
        <w:rPr>
          <w:b/>
          <w:sz w:val="32"/>
          <w:szCs w:val="32"/>
        </w:rPr>
        <w:t>Coox</w:t>
      </w:r>
      <w:proofErr w:type="spellEnd"/>
    </w:p>
    <w:p w:rsidRPr="00AB2C2A" w:rsidR="6CCA082E" w:rsidP="09B392B5" w:rsidRDefault="6CCA082E" w14:paraId="46CBE791" w14:textId="7CA580FB">
      <w:pPr>
        <w:rPr>
          <w:b/>
          <w:bCs/>
          <w:lang w:val="nl-BE"/>
        </w:rPr>
      </w:pPr>
      <w:r w:rsidRPr="00AB2C2A">
        <w:rPr>
          <w:b/>
          <w:bCs/>
          <w:lang w:val="nl-BE"/>
        </w:rPr>
        <w:t>Zonder AI</w:t>
      </w:r>
    </w:p>
    <w:p w:rsidR="2B6270E7" w:rsidP="268CBCBE" w:rsidRDefault="6CCA082E" w14:paraId="665593EA" w14:textId="731BBD6E">
      <w:pPr>
        <w:spacing w:line="276" w:lineRule="auto"/>
      </w:pPr>
      <w:r w:rsidRPr="00AB2C2A">
        <w:rPr>
          <w:rFonts w:ascii="Aptos" w:hAnsi="Aptos" w:eastAsia="Aptos" w:cs="Aptos"/>
          <w:lang w:val="nl-BE"/>
        </w:rPr>
        <w:t xml:space="preserve">Geachte meneer </w:t>
      </w:r>
      <w:proofErr w:type="spellStart"/>
      <w:r w:rsidRPr="00AB2C2A">
        <w:rPr>
          <w:rFonts w:ascii="Aptos" w:hAnsi="Aptos" w:eastAsia="Aptos" w:cs="Aptos"/>
          <w:lang w:val="nl-BE"/>
        </w:rPr>
        <w:t>Punie</w:t>
      </w:r>
      <w:proofErr w:type="spellEnd"/>
      <w:r w:rsidRPr="00AB2C2A">
        <w:rPr>
          <w:rFonts w:ascii="Aptos" w:hAnsi="Aptos" w:eastAsia="Aptos" w:cs="Aptos"/>
          <w:lang w:val="nl-BE"/>
        </w:rPr>
        <w:t>,</w:t>
      </w:r>
    </w:p>
    <w:p w:rsidR="2B6270E7" w:rsidP="268CBCBE" w:rsidRDefault="6CCA082E" w14:paraId="0AF8A585" w14:textId="755C3BAB">
      <w:pPr>
        <w:spacing w:line="276" w:lineRule="auto"/>
      </w:pPr>
      <w:r w:rsidRPr="00AB2C2A">
        <w:rPr>
          <w:rFonts w:ascii="Aptos" w:hAnsi="Aptos" w:eastAsia="Aptos" w:cs="Aptos"/>
          <w:lang w:val="nl-BE"/>
        </w:rPr>
        <w:t xml:space="preserve"> </w:t>
      </w:r>
    </w:p>
    <w:p w:rsidR="2B6270E7" w:rsidP="268CBCBE" w:rsidRDefault="6CCA082E" w14:paraId="08899B17" w14:textId="0169259E">
      <w:pPr>
        <w:spacing w:line="276" w:lineRule="auto"/>
      </w:pPr>
      <w:ins w:author="Saskia Schoefs" w:date="2025-10-20T07:35:52.544Z" w:id="1075416098">
        <w:r w:rsidRPr="5AD10C44" w:rsidR="583497A2">
          <w:rPr>
            <w:rFonts w:ascii="Aptos" w:hAnsi="Aptos" w:eastAsia="Aptos" w:cs="Aptos"/>
            <w:lang w:val="nl-BE"/>
          </w:rPr>
          <w:t xml:space="preserve">Bedankt voor uw ...   </w:t>
        </w:r>
      </w:ins>
      <w:r w:rsidRPr="5AD10C44" w:rsidR="6CCA082E">
        <w:rPr>
          <w:rFonts w:ascii="Aptos" w:hAnsi="Aptos" w:eastAsia="Aptos" w:cs="Aptos"/>
          <w:lang w:val="nl-BE"/>
        </w:rPr>
        <w:t>Ten eerste willen we ons verontschuldigen voor het ongemak. Door een fout in ons systeem is er een fout in uw bestelling terechtgekomen.</w:t>
      </w:r>
    </w:p>
    <w:p w:rsidR="2B6270E7" w:rsidP="268CBCBE" w:rsidRDefault="6CCA082E" w14:paraId="0FCACC83" w14:textId="3DC8797A">
      <w:pPr>
        <w:spacing w:line="276" w:lineRule="auto"/>
      </w:pPr>
      <w:r w:rsidRPr="00AB2C2A">
        <w:rPr>
          <w:rFonts w:ascii="Aptos" w:hAnsi="Aptos" w:eastAsia="Aptos" w:cs="Aptos"/>
          <w:lang w:val="nl-BE"/>
        </w:rPr>
        <w:t xml:space="preserve"> </w:t>
      </w:r>
    </w:p>
    <w:p w:rsidR="2B6270E7" w:rsidP="268CBCBE" w:rsidRDefault="6CCA082E" w14:paraId="7BF46AB8" w14:textId="226C59E5">
      <w:pPr>
        <w:spacing w:line="276" w:lineRule="auto"/>
      </w:pPr>
      <w:r w:rsidRPr="5AD10C44" w:rsidR="6CCA082E">
        <w:rPr>
          <w:rFonts w:ascii="Aptos" w:hAnsi="Aptos" w:eastAsia="Aptos" w:cs="Aptos"/>
          <w:lang w:val="nl-BE"/>
        </w:rPr>
        <w:t>We zullen er alles aan doen om de laptops met de juiste software zo snel mogelijk op te sturen zodat jullie ze voor de start van het tweede semester nog ontvangen. Ter compensatie bieden we jullie een korting van 15% aan op de volgende bestellin</w:t>
      </w:r>
      <w:r w:rsidRPr="5AD10C44" w:rsidR="6CCA082E">
        <w:rPr>
          <w:rFonts w:ascii="Aptos" w:hAnsi="Aptos" w:eastAsia="Aptos" w:cs="Aptos"/>
          <w:highlight w:val="yellow"/>
          <w:lang w:val="nl-BE"/>
          <w:rPrChange w:author="Saskia Schoefs" w:date="2025-10-20T07:36:10.599Z" w:id="1082662030">
            <w:rPr>
              <w:rFonts w:ascii="Aptos" w:hAnsi="Aptos" w:eastAsia="Aptos" w:cs="Aptos"/>
              <w:lang w:val="nl-BE"/>
            </w:rPr>
          </w:rPrChange>
        </w:rPr>
        <w:t xml:space="preserve">g. </w:t>
      </w:r>
      <w:r w:rsidRPr="5AD10C44" w:rsidR="6CCA082E">
        <w:rPr>
          <w:rFonts w:ascii="Aptos" w:hAnsi="Aptos" w:eastAsia="Aptos" w:cs="Aptos"/>
          <w:highlight w:val="yellow"/>
          <w:lang w:val="nl-BE"/>
          <w:rPrChange w:author="Saskia Schoefs" w:date="2025-10-20T07:36:10.599Z" w:id="363303465">
            <w:rPr>
              <w:rFonts w:ascii="Aptos" w:hAnsi="Aptos" w:eastAsia="Aptos" w:cs="Aptos"/>
              <w:lang w:val="nl-BE"/>
            </w:rPr>
          </w:rPrChange>
        </w:rPr>
        <w:t>we</w:t>
      </w:r>
      <w:r w:rsidRPr="5AD10C44" w:rsidR="6CCA082E">
        <w:rPr>
          <w:rFonts w:ascii="Aptos" w:hAnsi="Aptos" w:eastAsia="Aptos" w:cs="Aptos"/>
          <w:lang w:val="nl-BE"/>
        </w:rPr>
        <w:t xml:space="preserve"> hopen dat u akkoord </w:t>
      </w:r>
      <w:del w:author="Saskia Schoefs" w:date="2025-10-20T07:36:42.283Z" w:id="234056167">
        <w:r w:rsidRPr="5AD10C44" w:rsidDel="6CCA082E">
          <w:rPr>
            <w:rFonts w:ascii="Aptos" w:hAnsi="Aptos" w:eastAsia="Aptos" w:cs="Aptos"/>
            <w:lang w:val="nl-BE"/>
          </w:rPr>
          <w:delText xml:space="preserve">bent </w:delText>
        </w:r>
      </w:del>
      <w:ins w:author="Saskia Schoefs" w:date="2025-10-20T07:36:54.708Z" w:id="354531369">
        <w:r w:rsidRPr="5AD10C44" w:rsidR="6D7070B5">
          <w:rPr>
            <w:rFonts w:ascii="Aptos" w:hAnsi="Aptos" w:eastAsia="Aptos" w:cs="Aptos"/>
            <w:lang w:val="nl-BE"/>
          </w:rPr>
          <w:t xml:space="preserve"> gaat (ofwel:’ het eens zijn</w:t>
        </w:r>
      </w:ins>
      <w:ins w:author="Saskia Schoefs" w:date="2025-10-20T07:37:00.998Z" w:id="1546336920">
        <w:r w:rsidRPr="5AD10C44" w:rsidR="6D7070B5">
          <w:rPr>
            <w:rFonts w:ascii="Aptos" w:hAnsi="Aptos" w:eastAsia="Aptos" w:cs="Aptos"/>
            <w:lang w:val="nl-BE"/>
          </w:rPr>
          <w:t>’</w:t>
        </w:r>
      </w:ins>
      <w:ins w:author="Saskia Schoefs" w:date="2025-10-20T07:36:54.708Z" w:id="1636684728">
        <w:r w:rsidRPr="5AD10C44" w:rsidR="6D7070B5">
          <w:rPr>
            <w:rFonts w:ascii="Aptos" w:hAnsi="Aptos" w:eastAsia="Aptos" w:cs="Aptos"/>
            <w:lang w:val="nl-BE"/>
          </w:rPr>
          <w:t xml:space="preserve">; ofwel ‘akkoord gaan’) </w:t>
        </w:r>
      </w:ins>
      <w:r w:rsidRPr="5AD10C44" w:rsidR="6CCA082E">
        <w:rPr>
          <w:rFonts w:ascii="Aptos" w:hAnsi="Aptos" w:eastAsia="Aptos" w:cs="Aptos"/>
          <w:lang w:val="nl-BE"/>
        </w:rPr>
        <w:t>met deze oplossing.</w:t>
      </w:r>
    </w:p>
    <w:p w:rsidR="2B6270E7" w:rsidP="268CBCBE" w:rsidRDefault="6CCA082E" w14:paraId="6C170288" w14:textId="657C8B92">
      <w:pPr>
        <w:spacing w:line="276" w:lineRule="auto"/>
      </w:pPr>
      <w:r w:rsidRPr="00AB2C2A">
        <w:rPr>
          <w:rFonts w:ascii="Aptos" w:hAnsi="Aptos" w:eastAsia="Aptos" w:cs="Aptos"/>
          <w:lang w:val="nl-BE"/>
        </w:rPr>
        <w:t xml:space="preserve"> </w:t>
      </w:r>
    </w:p>
    <w:p w:rsidR="2B6270E7" w:rsidP="268CBCBE" w:rsidRDefault="6CCA082E" w14:paraId="2645F617" w14:textId="1226F1F6">
      <w:pPr>
        <w:spacing w:line="276" w:lineRule="auto"/>
      </w:pPr>
      <w:r w:rsidRPr="5AD10C44" w:rsidR="6CCA082E">
        <w:rPr>
          <w:rFonts w:ascii="Aptos" w:hAnsi="Aptos" w:eastAsia="Aptos" w:cs="Aptos"/>
          <w:lang w:val="nl-BE"/>
        </w:rPr>
        <w:t>Nogmaals onze excuses voor het ongemak.</w:t>
      </w:r>
      <w:ins w:author="Saskia Schoefs" w:date="2025-10-20T07:36:17.04Z" w:id="881623413">
        <w:r w:rsidRPr="5AD10C44" w:rsidR="732D5E2F">
          <w:rPr>
            <w:rFonts w:ascii="Aptos" w:hAnsi="Aptos" w:eastAsia="Aptos" w:cs="Aptos"/>
            <w:lang w:val="nl-BE"/>
          </w:rPr>
          <w:t xml:space="preserve"> subalinea</w:t>
        </w:r>
      </w:ins>
    </w:p>
    <w:p w:rsidR="2B6270E7" w:rsidP="268CBCBE" w:rsidRDefault="6CCA082E" w14:paraId="037251BA" w14:textId="7A4F21F8">
      <w:pPr>
        <w:spacing w:line="276" w:lineRule="auto"/>
      </w:pPr>
      <w:r w:rsidRPr="00AB2C2A">
        <w:rPr>
          <w:rFonts w:ascii="Aptos" w:hAnsi="Aptos" w:eastAsia="Aptos" w:cs="Aptos"/>
          <w:lang w:val="nl-BE"/>
        </w:rPr>
        <w:t>Als u nog verdere vragen heeft dan horen we het graag.</w:t>
      </w:r>
    </w:p>
    <w:p w:rsidR="2B6270E7" w:rsidP="268CBCBE" w:rsidRDefault="6CCA082E" w14:paraId="5E01801A" w14:textId="68310179">
      <w:pPr>
        <w:spacing w:line="276" w:lineRule="auto"/>
      </w:pPr>
      <w:r w:rsidRPr="00AB2C2A">
        <w:rPr>
          <w:rFonts w:ascii="Aptos" w:hAnsi="Aptos" w:eastAsia="Aptos" w:cs="Aptos"/>
          <w:lang w:val="nl-BE"/>
        </w:rPr>
        <w:t xml:space="preserve"> </w:t>
      </w:r>
    </w:p>
    <w:p w:rsidR="2B6270E7" w:rsidP="268CBCBE" w:rsidRDefault="6CCA082E" w14:paraId="0158EC21" w14:textId="24CCCC41">
      <w:pPr>
        <w:spacing w:line="276" w:lineRule="auto"/>
      </w:pPr>
      <w:r w:rsidRPr="00AB2C2A">
        <w:rPr>
          <w:rFonts w:ascii="Aptos" w:hAnsi="Aptos" w:eastAsia="Aptos" w:cs="Aptos"/>
          <w:lang w:val="nl-BE"/>
        </w:rPr>
        <w:t>Met vriendelijke groeten,</w:t>
      </w:r>
    </w:p>
    <w:p w:rsidR="2B6270E7" w:rsidP="268CBCBE" w:rsidRDefault="6CCA082E" w14:paraId="0E21444A" w14:textId="3385D264">
      <w:pPr>
        <w:spacing w:line="276" w:lineRule="auto"/>
      </w:pPr>
      <w:proofErr w:type="spellStart"/>
      <w:r w:rsidRPr="00AB2C2A">
        <w:rPr>
          <w:rFonts w:ascii="Aptos" w:hAnsi="Aptos" w:eastAsia="Aptos" w:cs="Aptos"/>
          <w:lang w:val="nl-BE"/>
        </w:rPr>
        <w:t>Conner</w:t>
      </w:r>
      <w:proofErr w:type="spellEnd"/>
      <w:r w:rsidRPr="00AB2C2A">
        <w:rPr>
          <w:rFonts w:ascii="Aptos" w:hAnsi="Aptos" w:eastAsia="Aptos" w:cs="Aptos"/>
          <w:lang w:val="nl-BE"/>
        </w:rPr>
        <w:t xml:space="preserve"> </w:t>
      </w:r>
      <w:proofErr w:type="spellStart"/>
      <w:r w:rsidRPr="00AB2C2A">
        <w:rPr>
          <w:rFonts w:ascii="Aptos" w:hAnsi="Aptos" w:eastAsia="Aptos" w:cs="Aptos"/>
          <w:lang w:val="nl-BE"/>
        </w:rPr>
        <w:t>Coox</w:t>
      </w:r>
      <w:proofErr w:type="spellEnd"/>
    </w:p>
    <w:p w:rsidR="2B6270E7" w:rsidP="268CBCBE" w:rsidRDefault="6CCA082E" w14:paraId="28BA0032" w14:textId="323EE8CC">
      <w:pPr>
        <w:spacing w:line="276" w:lineRule="auto"/>
      </w:pPr>
      <w:r w:rsidRPr="00AB2C2A">
        <w:rPr>
          <w:rFonts w:ascii="Aptos" w:hAnsi="Aptos" w:eastAsia="Aptos" w:cs="Aptos"/>
          <w:lang w:val="nl-BE"/>
        </w:rPr>
        <w:t>IT-medewerker</w:t>
      </w:r>
    </w:p>
    <w:p w:rsidR="2B6270E7" w:rsidP="268CBCBE" w:rsidRDefault="6CCA082E" w14:paraId="286F32EC" w14:textId="430DC5CC">
      <w:pPr>
        <w:spacing w:line="276" w:lineRule="auto"/>
      </w:pPr>
      <w:r w:rsidRPr="268CBCBE">
        <w:rPr>
          <w:rFonts w:ascii="Aptos" w:hAnsi="Aptos" w:eastAsia="Aptos" w:cs="Aptos"/>
          <w:lang w:val="en-US"/>
        </w:rPr>
        <w:t>ACX IT WORLD</w:t>
      </w:r>
    </w:p>
    <w:p w:rsidR="68113DF7" w:rsidP="68113DF7" w:rsidRDefault="68113DF7" w14:paraId="0668A32C" w14:textId="3E35158D">
      <w:pPr>
        <w:rPr>
          <w:lang w:val="en-US"/>
        </w:rPr>
      </w:pPr>
    </w:p>
    <w:p w:rsidR="68113DF7" w:rsidRDefault="68113DF7" w14:paraId="543969B3" w14:textId="17BCC10F">
      <w:r>
        <w:br w:type="page"/>
      </w:r>
    </w:p>
    <w:p w:rsidR="4585BA2A" w:rsidP="27545D09" w:rsidRDefault="4585BA2A" w14:paraId="1F780724" w14:textId="194ACE0F" w14:noSpellErr="1">
      <w:pPr>
        <w:rPr>
          <w:b w:val="1"/>
          <w:bCs w:val="1"/>
          <w:sz w:val="22"/>
          <w:szCs w:val="22"/>
          <w:lang w:val="en-US"/>
        </w:rPr>
      </w:pPr>
      <w:r w:rsidRPr="27545D09" w:rsidR="56AB591D">
        <w:rPr>
          <w:b w:val="1"/>
          <w:bCs w:val="1"/>
          <w:sz w:val="22"/>
          <w:szCs w:val="22"/>
          <w:lang w:val="en-US"/>
        </w:rPr>
        <w:t>Levi</w:t>
      </w:r>
      <w:r w:rsidRPr="27545D09" w:rsidR="56AB591D">
        <w:rPr>
          <w:b w:val="1"/>
          <w:bCs w:val="1"/>
          <w:sz w:val="22"/>
          <w:szCs w:val="22"/>
          <w:lang w:val="en-US"/>
        </w:rPr>
        <w:t xml:space="preserve"> Smeets</w:t>
      </w:r>
    </w:p>
    <w:p w:rsidR="2B6270E7" w:rsidP="27545D09" w:rsidRDefault="4585BA2A" w14:paraId="104F4F66" w14:textId="414503A9" w14:noSpellErr="1">
      <w:pPr>
        <w:spacing w:line="276" w:lineRule="auto"/>
        <w:rPr>
          <w:rFonts w:ascii="Aptos" w:hAnsi="Aptos" w:eastAsia="Aptos" w:cs="Aptos"/>
          <w:color w:val="00B0F0"/>
          <w:sz w:val="22"/>
          <w:szCs w:val="22"/>
          <w:lang w:val="nl-BE"/>
        </w:rPr>
      </w:pPr>
      <w:r w:rsidRPr="27545D09" w:rsidR="56AB591D">
        <w:rPr>
          <w:rFonts w:ascii="Aptos" w:hAnsi="Aptos" w:eastAsia="Aptos" w:cs="Aptos"/>
          <w:color w:val="00B0F0"/>
          <w:sz w:val="22"/>
          <w:szCs w:val="22"/>
          <w:lang w:val="nl-BE"/>
        </w:rPr>
        <w:t>Geen AI:</w:t>
      </w:r>
    </w:p>
    <w:p w:rsidR="2B6270E7" w:rsidP="27545D09" w:rsidRDefault="4585BA2A" w14:paraId="66BC9500" w14:textId="449F49AD">
      <w:pPr>
        <w:spacing w:line="276" w:lineRule="auto"/>
        <w:rPr>
          <w:rFonts w:ascii="Aptos" w:hAnsi="Aptos" w:eastAsia="Aptos" w:cs="Aptos"/>
          <w:sz w:val="22"/>
          <w:szCs w:val="22"/>
          <w:lang w:val="nl-BE"/>
        </w:rPr>
      </w:pPr>
      <w:r w:rsidRPr="5AD10C44" w:rsidR="56AB591D">
        <w:rPr>
          <w:rFonts w:ascii="Aptos" w:hAnsi="Aptos" w:eastAsia="Aptos" w:cs="Aptos"/>
          <w:sz w:val="22"/>
          <w:szCs w:val="22"/>
          <w:lang w:val="nl-BE"/>
        </w:rPr>
        <w:t xml:space="preserve">Geachte </w:t>
      </w:r>
      <w:r w:rsidRPr="5AD10C44" w:rsidR="56AB591D">
        <w:rPr>
          <w:rFonts w:ascii="Aptos" w:hAnsi="Aptos" w:eastAsia="Aptos" w:cs="Aptos"/>
          <w:sz w:val="22"/>
          <w:szCs w:val="22"/>
          <w:highlight w:val="yellow"/>
          <w:lang w:val="nl-BE"/>
          <w:rPrChange w:author="Saskia Schoefs" w:date="2025-10-20T07:37:10.102Z" w:id="89359232">
            <w:rPr>
              <w:rFonts w:ascii="Aptos" w:hAnsi="Aptos" w:eastAsia="Aptos" w:cs="Aptos"/>
              <w:sz w:val="22"/>
              <w:szCs w:val="22"/>
              <w:lang w:val="nl-BE"/>
            </w:rPr>
          </w:rPrChange>
        </w:rPr>
        <w:t>M</w:t>
      </w:r>
      <w:r w:rsidRPr="5AD10C44" w:rsidR="56AB591D">
        <w:rPr>
          <w:rFonts w:ascii="Aptos" w:hAnsi="Aptos" w:eastAsia="Aptos" w:cs="Aptos"/>
          <w:sz w:val="22"/>
          <w:szCs w:val="22"/>
          <w:lang w:val="nl-BE"/>
        </w:rPr>
        <w:t xml:space="preserve">eneer </w:t>
      </w:r>
      <w:r w:rsidRPr="5AD10C44" w:rsidR="56AB591D">
        <w:rPr>
          <w:rFonts w:ascii="Aptos" w:hAnsi="Aptos" w:eastAsia="Aptos" w:cs="Aptos"/>
          <w:sz w:val="22"/>
          <w:szCs w:val="22"/>
          <w:lang w:val="nl-BE"/>
        </w:rPr>
        <w:t>Punie</w:t>
      </w:r>
    </w:p>
    <w:p w:rsidR="27545D09" w:rsidP="27545D09" w:rsidRDefault="27545D09" w14:paraId="57FA4D5D" w14:textId="3E91E6A7">
      <w:pPr>
        <w:spacing w:line="276" w:lineRule="auto"/>
        <w:rPr>
          <w:rFonts w:ascii="Aptos" w:hAnsi="Aptos" w:eastAsia="Aptos" w:cs="Aptos"/>
          <w:sz w:val="22"/>
          <w:szCs w:val="22"/>
          <w:lang w:val="nl-BE"/>
        </w:rPr>
      </w:pPr>
    </w:p>
    <w:p w:rsidR="2B6270E7" w:rsidP="27545D09" w:rsidRDefault="4585BA2A" w14:paraId="087FD347" w14:textId="7496272A">
      <w:pPr>
        <w:spacing w:line="276" w:lineRule="auto"/>
        <w:rPr>
          <w:rFonts w:ascii="Aptos" w:hAnsi="Aptos" w:eastAsia="Aptos" w:cs="Aptos"/>
          <w:color w:val="7030A0"/>
          <w:sz w:val="22"/>
          <w:szCs w:val="22"/>
          <w:lang w:val="nl-NL"/>
        </w:rPr>
      </w:pPr>
      <w:r w:rsidRPr="5AD10C44" w:rsidR="56AB591D">
        <w:rPr>
          <w:rFonts w:ascii="Aptos" w:hAnsi="Aptos" w:eastAsia="Aptos" w:cs="Aptos"/>
          <w:sz w:val="22"/>
          <w:szCs w:val="22"/>
          <w:lang w:val="nl-NL"/>
        </w:rPr>
        <w:t xml:space="preserve">Alvast onze oprechte excuses voor dit ongemak. </w:t>
      </w:r>
      <w:r w:rsidRPr="5AD10C44" w:rsidR="56AB591D">
        <w:rPr>
          <w:rFonts w:ascii="Aptos" w:hAnsi="Aptos" w:eastAsia="Aptos" w:cs="Aptos"/>
          <w:color w:val="7030A0"/>
          <w:sz w:val="22"/>
          <w:szCs w:val="22"/>
          <w:lang w:val="nl-NL"/>
        </w:rPr>
        <w:t>(</w:t>
      </w:r>
      <w:r w:rsidRPr="5AD10C44" w:rsidR="5884EF35">
        <w:rPr>
          <w:rFonts w:ascii="Aptos" w:hAnsi="Aptos" w:eastAsia="Aptos" w:cs="Aptos"/>
          <w:color w:val="7030A0"/>
          <w:sz w:val="22"/>
          <w:szCs w:val="22"/>
          <w:lang w:val="nl-NL"/>
        </w:rPr>
        <w:t>mag  een</w:t>
      </w:r>
      <w:r w:rsidRPr="5AD10C44" w:rsidR="5884EF35">
        <w:rPr>
          <w:rFonts w:ascii="Aptos" w:hAnsi="Aptos" w:eastAsia="Aptos" w:cs="Aptos"/>
          <w:color w:val="7030A0"/>
          <w:sz w:val="22"/>
          <w:szCs w:val="22"/>
          <w:lang w:val="nl-NL"/>
        </w:rPr>
        <w:t xml:space="preserve"> </w:t>
      </w:r>
      <w:r w:rsidRPr="5AD10C44" w:rsidR="5884EF35">
        <w:rPr>
          <w:rFonts w:ascii="Aptos" w:hAnsi="Aptos" w:eastAsia="Aptos" w:cs="Aptos"/>
          <w:color w:val="7030A0"/>
          <w:sz w:val="22"/>
          <w:szCs w:val="22"/>
          <w:lang w:val="nl-NL"/>
        </w:rPr>
        <w:t>‘</w:t>
      </w:r>
      <w:r w:rsidRPr="5AD10C44" w:rsidR="56AB591D">
        <w:rPr>
          <w:rFonts w:ascii="Aptos" w:hAnsi="Aptos" w:eastAsia="Aptos" w:cs="Aptos"/>
          <w:color w:val="7030A0"/>
          <w:sz w:val="22"/>
          <w:szCs w:val="22"/>
          <w:lang w:val="nl-NL"/>
        </w:rPr>
        <w:t>!</w:t>
      </w:r>
      <w:r w:rsidRPr="5AD10C44" w:rsidR="74800279">
        <w:rPr>
          <w:rFonts w:ascii="Aptos" w:hAnsi="Aptos" w:eastAsia="Aptos" w:cs="Aptos"/>
          <w:color w:val="7030A0"/>
          <w:sz w:val="22"/>
          <w:szCs w:val="22"/>
          <w:lang w:val="nl-NL"/>
        </w:rPr>
        <w:t>’ ?</w:t>
      </w:r>
      <w:r w:rsidRPr="5AD10C44" w:rsidR="56AB591D">
        <w:rPr>
          <w:rFonts w:ascii="Aptos" w:hAnsi="Aptos" w:eastAsia="Aptos" w:cs="Aptos"/>
          <w:color w:val="7030A0"/>
          <w:sz w:val="22"/>
          <w:szCs w:val="22"/>
          <w:lang w:val="nl-NL"/>
        </w:rPr>
        <w:t>)</w:t>
      </w:r>
      <w:ins w:author="Saskia Schoefs" w:date="2025-10-20T07:37:25.651Z" w:id="909464729">
        <w:r w:rsidRPr="5AD10C44" w:rsidR="6350DD12">
          <w:rPr>
            <w:rFonts w:ascii="Aptos" w:hAnsi="Aptos" w:eastAsia="Aptos" w:cs="Aptos"/>
            <w:color w:val="7030A0"/>
            <w:sz w:val="22"/>
            <w:szCs w:val="22"/>
            <w:lang w:val="nl-NL"/>
          </w:rPr>
          <w:t xml:space="preserve">  Liever niet: formeel/neutraal houden, niet emotioneel maken</w:t>
        </w:r>
      </w:ins>
    </w:p>
    <w:p w:rsidR="2B6270E7" w:rsidP="27545D09" w:rsidRDefault="4585BA2A" w14:paraId="44A28DA9" w14:textId="03E42041" w14:noSpellErr="1">
      <w:pPr>
        <w:spacing w:line="276" w:lineRule="auto"/>
        <w:rPr>
          <w:rFonts w:ascii="Aptos" w:hAnsi="Aptos" w:eastAsia="Aptos" w:cs="Aptos"/>
          <w:sz w:val="22"/>
          <w:szCs w:val="22"/>
          <w:lang w:val="nl-BE"/>
        </w:rPr>
      </w:pPr>
      <w:r w:rsidRPr="27545D09" w:rsidR="56AB591D">
        <w:rPr>
          <w:rFonts w:ascii="Aptos" w:hAnsi="Aptos" w:eastAsia="Aptos" w:cs="Aptos"/>
          <w:sz w:val="22"/>
          <w:szCs w:val="22"/>
          <w:lang w:val="nl-BE"/>
        </w:rPr>
        <w:t>Gezien de hoogdringendheid zullen wij morgenmiddag een collega persoonlijk de 15 laptops met geïnstalleerde software laten leveren.</w:t>
      </w:r>
    </w:p>
    <w:p w:rsidR="2B6270E7" w:rsidP="27545D09" w:rsidRDefault="4585BA2A" w14:paraId="568EB097" w14:textId="259BB264">
      <w:pPr>
        <w:spacing w:line="276" w:lineRule="auto"/>
        <w:rPr>
          <w:rFonts w:ascii="Aptos" w:hAnsi="Aptos" w:eastAsia="Aptos" w:cs="Aptos"/>
          <w:sz w:val="22"/>
          <w:szCs w:val="22"/>
          <w:lang w:val="nl-BE"/>
        </w:rPr>
      </w:pPr>
      <w:r w:rsidRPr="5AD10C44" w:rsidR="56AB591D">
        <w:rPr>
          <w:rFonts w:ascii="Aptos" w:hAnsi="Aptos" w:eastAsia="Aptos" w:cs="Aptos"/>
          <w:sz w:val="22"/>
          <w:szCs w:val="22"/>
          <w:lang w:val="nl-BE"/>
        </w:rPr>
        <w:t>Ondertussen hebben wij intern een onderzoek gestart om de oorzaak in de toekomst te vermijden en ter compensatie voor het ongemak kennen wij u</w:t>
      </w:r>
      <w:ins w:author="Saskia Schoefs" w:date="2025-10-20T07:37:40.924Z" w:id="243058002">
        <w:r w:rsidRPr="5AD10C44" w:rsidR="16FC36CD">
          <w:rPr>
            <w:rFonts w:ascii="Aptos" w:hAnsi="Aptos" w:eastAsia="Aptos" w:cs="Aptos"/>
            <w:sz w:val="22"/>
            <w:szCs w:val="22"/>
            <w:lang w:val="nl-BE"/>
          </w:rPr>
          <w:t xml:space="preserve"> (graag)</w:t>
        </w:r>
      </w:ins>
      <w:r w:rsidRPr="5AD10C44" w:rsidR="56AB591D">
        <w:rPr>
          <w:rFonts w:ascii="Aptos" w:hAnsi="Aptos" w:eastAsia="Aptos" w:cs="Aptos"/>
          <w:sz w:val="22"/>
          <w:szCs w:val="22"/>
          <w:lang w:val="nl-BE"/>
        </w:rPr>
        <w:t xml:space="preserve"> 15% korting toe op de volgende bestelling.</w:t>
      </w:r>
    </w:p>
    <w:p w:rsidR="27545D09" w:rsidP="27545D09" w:rsidRDefault="27545D09" w14:paraId="2070F0F8" w14:textId="276DF7FF">
      <w:pPr>
        <w:spacing w:line="276" w:lineRule="auto"/>
        <w:rPr>
          <w:rFonts w:ascii="Aptos" w:hAnsi="Aptos" w:eastAsia="Aptos" w:cs="Aptos"/>
          <w:sz w:val="22"/>
          <w:szCs w:val="22"/>
          <w:lang w:val="nl-BE"/>
        </w:rPr>
      </w:pPr>
    </w:p>
    <w:p w:rsidR="2B6270E7" w:rsidP="27545D09" w:rsidRDefault="4585BA2A" w14:paraId="3B529C55" w14:noSpellErr="1" w14:textId="051B08C2">
      <w:pPr>
        <w:spacing w:line="276" w:lineRule="auto"/>
        <w:rPr>
          <w:rFonts w:ascii="Aptos" w:hAnsi="Aptos" w:eastAsia="Aptos" w:cs="Aptos"/>
          <w:sz w:val="22"/>
          <w:szCs w:val="22"/>
          <w:lang w:val="nl-BE"/>
        </w:rPr>
      </w:pPr>
      <w:r w:rsidRPr="5AD10C44" w:rsidR="56AB591D">
        <w:rPr>
          <w:rFonts w:ascii="Aptos" w:hAnsi="Aptos" w:eastAsia="Aptos" w:cs="Aptos"/>
          <w:sz w:val="22"/>
          <w:szCs w:val="22"/>
          <w:lang w:val="nl-BE"/>
        </w:rPr>
        <w:t>Hopelijk heb ik u hiermee kunnen help</w:t>
      </w:r>
      <w:r w:rsidRPr="5AD10C44" w:rsidR="56AB591D">
        <w:rPr>
          <w:rFonts w:ascii="Aptos" w:hAnsi="Aptos" w:eastAsia="Aptos" w:cs="Aptos"/>
          <w:sz w:val="22"/>
          <w:szCs w:val="22"/>
          <w:highlight w:val="cyan"/>
          <w:lang w:val="nl-BE"/>
          <w:rPrChange w:author="Saskia Schoefs" w:date="2025-10-20T07:37:47.56Z" w:id="1473761988">
            <w:rPr>
              <w:rFonts w:ascii="Aptos" w:hAnsi="Aptos" w:eastAsia="Aptos" w:cs="Aptos"/>
              <w:sz w:val="22"/>
              <w:szCs w:val="22"/>
              <w:lang w:val="nl-BE"/>
            </w:rPr>
          </w:rPrChange>
        </w:rPr>
        <w:t>en, als</w:t>
      </w:r>
      <w:r w:rsidRPr="5AD10C44" w:rsidR="56AB591D">
        <w:rPr>
          <w:rFonts w:ascii="Aptos" w:hAnsi="Aptos" w:eastAsia="Aptos" w:cs="Aptos"/>
          <w:sz w:val="22"/>
          <w:szCs w:val="22"/>
          <w:lang w:val="nl-BE"/>
        </w:rPr>
        <w:t xml:space="preserve"> er verdere vragen zijn hoor ik ze graag.</w:t>
      </w:r>
      <w:ins w:author="Saskia Schoefs" w:date="2025-10-20T07:37:59.961Z" w:id="1221249444">
        <w:r w:rsidRPr="5AD10C44" w:rsidR="3957AD63">
          <w:rPr>
            <w:rFonts w:ascii="Aptos" w:hAnsi="Aptos" w:eastAsia="Aptos" w:cs="Aptos"/>
            <w:sz w:val="22"/>
            <w:szCs w:val="22"/>
            <w:lang w:val="nl-BE"/>
          </w:rPr>
          <w:t xml:space="preserve"> Komma is hier te zwak: niet geschikt tussen twee hoof</w:t>
        </w:r>
      </w:ins>
      <w:ins w:author="Saskia Schoefs" w:date="2025-10-20T07:38:01.595Z" w:id="728656646">
        <w:r w:rsidRPr="5AD10C44" w:rsidR="3957AD63">
          <w:rPr>
            <w:rFonts w:ascii="Aptos" w:hAnsi="Aptos" w:eastAsia="Aptos" w:cs="Aptos"/>
            <w:sz w:val="22"/>
            <w:szCs w:val="22"/>
            <w:lang w:val="nl-BE"/>
          </w:rPr>
          <w:t>dzinnen.)</w:t>
        </w:r>
      </w:ins>
    </w:p>
    <w:p w:rsidR="2B6270E7" w:rsidP="27545D09" w:rsidRDefault="4585BA2A" w14:paraId="52540668" w14:textId="2694E52E" w14:noSpellErr="1">
      <w:pPr>
        <w:spacing w:line="276" w:lineRule="auto"/>
        <w:rPr>
          <w:rFonts w:ascii="Aptos" w:hAnsi="Aptos" w:eastAsia="Aptos" w:cs="Aptos"/>
          <w:sz w:val="22"/>
          <w:szCs w:val="22"/>
          <w:lang w:val="nl-BE"/>
        </w:rPr>
      </w:pPr>
      <w:r w:rsidRPr="27545D09" w:rsidR="56AB591D">
        <w:rPr>
          <w:rFonts w:ascii="Aptos" w:hAnsi="Aptos" w:eastAsia="Aptos" w:cs="Aptos"/>
          <w:sz w:val="22"/>
          <w:szCs w:val="22"/>
          <w:lang w:val="nl-BE"/>
        </w:rPr>
        <w:t xml:space="preserve"> </w:t>
      </w:r>
    </w:p>
    <w:p w:rsidR="2B6270E7" w:rsidP="27545D09" w:rsidRDefault="4585BA2A" w14:paraId="08457196" w14:textId="040DFEAB">
      <w:pPr>
        <w:spacing w:line="276" w:lineRule="auto"/>
        <w:rPr>
          <w:rFonts w:ascii="Aptos" w:hAnsi="Aptos" w:eastAsia="Aptos" w:cs="Aptos"/>
          <w:color w:val="7030A0"/>
          <w:sz w:val="22"/>
          <w:szCs w:val="22"/>
          <w:lang w:val="nl-BE"/>
        </w:rPr>
      </w:pPr>
      <w:r w:rsidRPr="5AD10C44" w:rsidR="56AB591D">
        <w:rPr>
          <w:rFonts w:ascii="Aptos" w:hAnsi="Aptos" w:eastAsia="Aptos" w:cs="Aptos"/>
          <w:sz w:val="22"/>
          <w:szCs w:val="22"/>
          <w:lang w:val="nl-BE"/>
        </w:rPr>
        <w:t xml:space="preserve">Met vriendelijk </w:t>
      </w:r>
      <w:r w:rsidRPr="5AD10C44" w:rsidR="249C0F62">
        <w:rPr>
          <w:rFonts w:ascii="Aptos" w:hAnsi="Aptos" w:eastAsia="Aptos" w:cs="Aptos"/>
          <w:sz w:val="22"/>
          <w:szCs w:val="22"/>
          <w:lang w:val="nl-BE"/>
        </w:rPr>
        <w:t xml:space="preserve">groet </w:t>
      </w:r>
      <w:r w:rsidRPr="5AD10C44" w:rsidR="56AB591D">
        <w:rPr>
          <w:rFonts w:ascii="Aptos" w:hAnsi="Aptos" w:eastAsia="Aptos" w:cs="Aptos"/>
          <w:color w:val="7030A0"/>
          <w:sz w:val="22"/>
          <w:szCs w:val="22"/>
          <w:lang w:val="nl-BE"/>
        </w:rPr>
        <w:t>/</w:t>
      </w:r>
      <w:r w:rsidRPr="5AD10C44" w:rsidR="56AB591D">
        <w:rPr>
          <w:rFonts w:ascii="Aptos" w:hAnsi="Aptos" w:eastAsia="Aptos" w:cs="Aptos"/>
          <w:color w:val="7030A0"/>
          <w:sz w:val="22"/>
          <w:szCs w:val="22"/>
          <w:lang w:val="nl-BE"/>
        </w:rPr>
        <w:t xml:space="preserve"> Hoogachtend (te?)</w:t>
      </w:r>
      <w:ins w:author="Saskia Schoefs" w:date="2025-10-20T07:38:04.146Z" w:id="1164759651">
        <w:r w:rsidRPr="5AD10C44" w:rsidR="2E3AD432">
          <w:rPr>
            <w:rFonts w:ascii="Aptos" w:hAnsi="Aptos" w:eastAsia="Aptos" w:cs="Aptos"/>
            <w:color w:val="7030A0"/>
            <w:sz w:val="22"/>
            <w:szCs w:val="22"/>
            <w:lang w:val="nl-BE"/>
          </w:rPr>
          <w:t xml:space="preserve"> ja</w:t>
        </w:r>
      </w:ins>
    </w:p>
    <w:p w:rsidR="2B6270E7" w:rsidP="27545D09" w:rsidRDefault="4585BA2A" w14:paraId="74217EC4" w14:textId="07C6B321" w14:noSpellErr="1">
      <w:pPr>
        <w:spacing w:line="276" w:lineRule="auto"/>
        <w:rPr>
          <w:rFonts w:ascii="Aptos" w:hAnsi="Aptos" w:eastAsia="Aptos" w:cs="Aptos"/>
          <w:sz w:val="22"/>
          <w:szCs w:val="22"/>
          <w:lang w:val="nl-BE"/>
        </w:rPr>
      </w:pPr>
      <w:r w:rsidRPr="27545D09" w:rsidR="56AB591D">
        <w:rPr>
          <w:rFonts w:ascii="Aptos" w:hAnsi="Aptos" w:eastAsia="Aptos" w:cs="Aptos"/>
          <w:sz w:val="22"/>
          <w:szCs w:val="22"/>
          <w:lang w:val="nl-BE"/>
        </w:rPr>
        <w:t>Levi Smeets</w:t>
      </w:r>
    </w:p>
    <w:p w:rsidR="2B6270E7" w:rsidP="27545D09" w:rsidRDefault="4585BA2A" w14:paraId="1489FB35" w14:textId="74A0D762">
      <w:pPr>
        <w:spacing w:line="276" w:lineRule="auto"/>
        <w:rPr>
          <w:rFonts w:ascii="Aptos" w:hAnsi="Aptos" w:eastAsia="Aptos" w:cs="Aptos"/>
          <w:sz w:val="22"/>
          <w:szCs w:val="22"/>
          <w:lang w:val="nl-BE"/>
        </w:rPr>
      </w:pPr>
      <w:r w:rsidRPr="27545D09" w:rsidR="56AB591D">
        <w:rPr>
          <w:rFonts w:ascii="Aptos" w:hAnsi="Aptos" w:eastAsia="Aptos" w:cs="Aptos"/>
          <w:sz w:val="22"/>
          <w:szCs w:val="22"/>
          <w:lang w:val="nl-BE"/>
        </w:rPr>
        <w:t>IT-Medewerker</w:t>
      </w:r>
    </w:p>
    <w:p w:rsidR="2B6270E7" w:rsidP="27545D09" w:rsidRDefault="4585BA2A" w14:paraId="56420796" w14:textId="5BC49F6D">
      <w:pPr>
        <w:spacing w:line="276" w:lineRule="auto"/>
        <w:rPr>
          <w:rFonts w:ascii="Aptos" w:hAnsi="Aptos" w:eastAsia="Aptos" w:cs="Aptos"/>
          <w:color w:val="00B0F0"/>
          <w:lang w:val="nl-BE"/>
        </w:rPr>
      </w:pPr>
      <w:r w:rsidRPr="27545D09" w:rsidR="69977B0B">
        <w:rPr>
          <w:rFonts w:ascii="Aptos" w:hAnsi="Aptos" w:eastAsia="Aptos" w:cs="Aptos"/>
          <w:color w:val="00B0F0"/>
          <w:lang w:val="nl-BE"/>
        </w:rPr>
        <w:t>G</w:t>
      </w:r>
      <w:r w:rsidRPr="27545D09" w:rsidR="3EDEE1CC">
        <w:rPr>
          <w:rFonts w:ascii="Aptos" w:hAnsi="Aptos" w:eastAsia="Aptos" w:cs="Aptos"/>
          <w:color w:val="00B0F0"/>
          <w:lang w:val="nl-BE"/>
        </w:rPr>
        <w:t>PT prompt:</w:t>
      </w:r>
    </w:p>
    <w:p w:rsidR="3EDEE1CC" w:rsidP="27545D09" w:rsidRDefault="3EDEE1CC" w14:paraId="7872808C" w14:textId="29468826">
      <w:pPr>
        <w:pStyle w:val="Normal"/>
        <w:suppressLineNumbers w:val="0"/>
        <w:bidi w:val="0"/>
        <w:spacing w:before="0" w:beforeAutospacing="off" w:after="160" w:afterAutospacing="off" w:line="276" w:lineRule="auto"/>
        <w:ind w:left="0" w:right="0"/>
        <w:jc w:val="left"/>
        <w:rPr>
          <w:rFonts w:ascii="Aptos" w:hAnsi="Aptos" w:eastAsia="Aptos" w:cs="Aptos"/>
          <w:noProof w:val="0"/>
          <w:sz w:val="20"/>
          <w:szCs w:val="20"/>
          <w:lang w:val="nl-BE"/>
        </w:rPr>
      </w:pPr>
      <w:r w:rsidRPr="27545D09" w:rsidR="3EDEE1CC">
        <w:rPr>
          <w:rFonts w:ascii="Aptos" w:hAnsi="Aptos" w:eastAsia="Aptos" w:cs="Aptos"/>
          <w:noProof w:val="0"/>
          <w:sz w:val="20"/>
          <w:szCs w:val="20"/>
          <w:lang w:val="nl-BE"/>
        </w:rPr>
        <w:t>ik</w:t>
      </w:r>
      <w:r w:rsidRPr="27545D09" w:rsidR="3EDEE1CC">
        <w:rPr>
          <w:rFonts w:ascii="Aptos" w:hAnsi="Aptos" w:eastAsia="Aptos" w:cs="Aptos"/>
          <w:noProof w:val="0"/>
          <w:sz w:val="20"/>
          <w:szCs w:val="20"/>
          <w:lang w:val="nl-BE"/>
        </w:rPr>
        <w:t xml:space="preserve"> </w:t>
      </w:r>
      <w:r w:rsidRPr="27545D09" w:rsidR="3EDEE1CC">
        <w:rPr>
          <w:rFonts w:ascii="Aptos" w:hAnsi="Aptos" w:eastAsia="Aptos" w:cs="Aptos"/>
          <w:noProof w:val="0"/>
          <w:sz w:val="20"/>
          <w:szCs w:val="20"/>
          <w:lang w:val="nl-BE"/>
        </w:rPr>
        <w:t>david</w:t>
      </w:r>
      <w:r w:rsidRPr="27545D09" w:rsidR="3EDEE1CC">
        <w:rPr>
          <w:rFonts w:ascii="Aptos" w:hAnsi="Aptos" w:eastAsia="Aptos" w:cs="Aptos"/>
          <w:noProof w:val="0"/>
          <w:sz w:val="20"/>
          <w:szCs w:val="20"/>
          <w:lang w:val="nl-BE"/>
        </w:rPr>
        <w:t xml:space="preserve"> punie werk als </w:t>
      </w:r>
      <w:r w:rsidRPr="27545D09" w:rsidR="3EDEE1CC">
        <w:rPr>
          <w:rFonts w:ascii="Aptos" w:hAnsi="Aptos" w:eastAsia="Aptos" w:cs="Aptos"/>
          <w:noProof w:val="0"/>
          <w:sz w:val="20"/>
          <w:szCs w:val="20"/>
          <w:lang w:val="nl-BE"/>
        </w:rPr>
        <w:t>it</w:t>
      </w:r>
      <w:r w:rsidRPr="27545D09" w:rsidR="3EDEE1CC">
        <w:rPr>
          <w:rFonts w:ascii="Aptos" w:hAnsi="Aptos" w:eastAsia="Aptos" w:cs="Aptos"/>
          <w:noProof w:val="0"/>
          <w:sz w:val="20"/>
          <w:szCs w:val="20"/>
          <w:lang w:val="nl-BE"/>
        </w:rPr>
        <w:t xml:space="preserve"> medewerker bij </w:t>
      </w:r>
      <w:r w:rsidRPr="27545D09" w:rsidR="3EDEE1CC">
        <w:rPr>
          <w:rFonts w:ascii="Aptos" w:hAnsi="Aptos" w:eastAsia="Aptos" w:cs="Aptos"/>
          <w:noProof w:val="0"/>
          <w:sz w:val="20"/>
          <w:szCs w:val="20"/>
          <w:lang w:val="nl-BE"/>
        </w:rPr>
        <w:t>acx</w:t>
      </w:r>
      <w:r w:rsidRPr="27545D09" w:rsidR="3EDEE1CC">
        <w:rPr>
          <w:rFonts w:ascii="Aptos" w:hAnsi="Aptos" w:eastAsia="Aptos" w:cs="Aptos"/>
          <w:noProof w:val="0"/>
          <w:sz w:val="20"/>
          <w:szCs w:val="20"/>
          <w:lang w:val="nl-BE"/>
        </w:rPr>
        <w:t xml:space="preserve"> </w:t>
      </w:r>
      <w:r w:rsidRPr="27545D09" w:rsidR="3EDEE1CC">
        <w:rPr>
          <w:rFonts w:ascii="Aptos" w:hAnsi="Aptos" w:eastAsia="Aptos" w:cs="Aptos"/>
          <w:noProof w:val="0"/>
          <w:sz w:val="20"/>
          <w:szCs w:val="20"/>
          <w:lang w:val="nl-BE"/>
        </w:rPr>
        <w:t>it</w:t>
      </w:r>
      <w:r w:rsidRPr="27545D09" w:rsidR="3EDEE1CC">
        <w:rPr>
          <w:rFonts w:ascii="Aptos" w:hAnsi="Aptos" w:eastAsia="Aptos" w:cs="Aptos"/>
          <w:noProof w:val="0"/>
          <w:sz w:val="20"/>
          <w:szCs w:val="20"/>
          <w:lang w:val="nl-BE"/>
        </w:rPr>
        <w:t xml:space="preserve"> </w:t>
      </w:r>
      <w:r w:rsidRPr="27545D09" w:rsidR="3EDEE1CC">
        <w:rPr>
          <w:rFonts w:ascii="Aptos" w:hAnsi="Aptos" w:eastAsia="Aptos" w:cs="Aptos"/>
          <w:noProof w:val="0"/>
          <w:sz w:val="20"/>
          <w:szCs w:val="20"/>
          <w:lang w:val="nl-BE"/>
        </w:rPr>
        <w:t>world</w:t>
      </w:r>
      <w:r w:rsidRPr="27545D09" w:rsidR="3EDEE1CC">
        <w:rPr>
          <w:rFonts w:ascii="Aptos" w:hAnsi="Aptos" w:eastAsia="Aptos" w:cs="Aptos"/>
          <w:noProof w:val="0"/>
          <w:sz w:val="20"/>
          <w:szCs w:val="20"/>
          <w:lang w:val="nl-BE"/>
        </w:rPr>
        <w:t xml:space="preserve">. </w:t>
      </w:r>
      <w:r w:rsidRPr="27545D09" w:rsidR="3EDEE1CC">
        <w:rPr>
          <w:rFonts w:ascii="Aptos" w:hAnsi="Aptos" w:eastAsia="Aptos" w:cs="Aptos"/>
          <w:noProof w:val="0"/>
          <w:sz w:val="20"/>
          <w:szCs w:val="20"/>
          <w:lang w:val="nl-BE"/>
        </w:rPr>
        <w:t>verbeter</w:t>
      </w:r>
      <w:r w:rsidRPr="27545D09" w:rsidR="3EDEE1CC">
        <w:rPr>
          <w:rFonts w:ascii="Aptos" w:hAnsi="Aptos" w:eastAsia="Aptos" w:cs="Aptos"/>
          <w:noProof w:val="0"/>
          <w:sz w:val="20"/>
          <w:szCs w:val="20"/>
          <w:lang w:val="nl-BE"/>
        </w:rPr>
        <w:t xml:space="preserve"> deze reactie op volgende klacht: laptops te laat geleverd zonder gevraagde software met eventueel 15% korting om te zalven. </w:t>
      </w:r>
      <w:r w:rsidRPr="27545D09" w:rsidR="3EDEE1CC">
        <w:rPr>
          <w:rFonts w:ascii="Aptos" w:hAnsi="Aptos" w:eastAsia="Aptos" w:cs="Aptos"/>
          <w:noProof w:val="0"/>
          <w:sz w:val="20"/>
          <w:szCs w:val="20"/>
          <w:lang w:val="nl-BE"/>
        </w:rPr>
        <w:t>klant</w:t>
      </w:r>
      <w:r w:rsidRPr="27545D09" w:rsidR="3EDEE1CC">
        <w:rPr>
          <w:rFonts w:ascii="Aptos" w:hAnsi="Aptos" w:eastAsia="Aptos" w:cs="Aptos"/>
          <w:noProof w:val="0"/>
          <w:sz w:val="20"/>
          <w:szCs w:val="20"/>
          <w:lang w:val="nl-BE"/>
        </w:rPr>
        <w:t xml:space="preserve"> verwacht een reactie vandaag en een oplossing zo snel mogelijk liefs binnen 2 dagen. </w:t>
      </w:r>
      <w:r w:rsidRPr="27545D09" w:rsidR="3EDEE1CC">
        <w:rPr>
          <w:rFonts w:ascii="Aptos" w:hAnsi="Aptos" w:eastAsia="Aptos" w:cs="Aptos"/>
          <w:noProof w:val="0"/>
          <w:sz w:val="20"/>
          <w:szCs w:val="20"/>
          <w:lang w:val="nl-BE"/>
        </w:rPr>
        <w:t>mijn</w:t>
      </w:r>
      <w:r w:rsidRPr="27545D09" w:rsidR="3EDEE1CC">
        <w:rPr>
          <w:rFonts w:ascii="Aptos" w:hAnsi="Aptos" w:eastAsia="Aptos" w:cs="Aptos"/>
          <w:noProof w:val="0"/>
          <w:sz w:val="20"/>
          <w:szCs w:val="20"/>
          <w:lang w:val="nl-BE"/>
        </w:rPr>
        <w:t xml:space="preserve"> reactie: </w:t>
      </w:r>
      <w:r w:rsidRPr="27545D09" w:rsidR="217471D1">
        <w:rPr>
          <w:rFonts w:ascii="Aptos" w:hAnsi="Aptos" w:eastAsia="Aptos" w:cs="Aptos"/>
          <w:noProof w:val="0"/>
          <w:sz w:val="20"/>
          <w:szCs w:val="20"/>
          <w:lang w:val="nl-BE"/>
        </w:rPr>
        <w:t>&lt;</w:t>
      </w:r>
      <w:r w:rsidRPr="27545D09" w:rsidR="217471D1">
        <w:rPr>
          <w:rFonts w:ascii="Aptos" w:hAnsi="Aptos" w:eastAsia="Aptos" w:cs="Aptos"/>
          <w:noProof w:val="0"/>
          <w:sz w:val="20"/>
          <w:szCs w:val="20"/>
          <w:lang w:val="nl-BE"/>
        </w:rPr>
        <w:t>text</w:t>
      </w:r>
      <w:r w:rsidRPr="27545D09" w:rsidR="217471D1">
        <w:rPr>
          <w:rFonts w:ascii="Aptos" w:hAnsi="Aptos" w:eastAsia="Aptos" w:cs="Aptos"/>
          <w:noProof w:val="0"/>
          <w:sz w:val="20"/>
          <w:szCs w:val="20"/>
          <w:lang w:val="nl-BE"/>
        </w:rPr>
        <w:t xml:space="preserve"> van hierboven&gt;</w:t>
      </w:r>
    </w:p>
    <w:p w:rsidR="27545D09" w:rsidP="27545D09" w:rsidRDefault="27545D09" w14:paraId="09F40159" w14:textId="46039730">
      <w:pPr>
        <w:pStyle w:val="Normal"/>
        <w:spacing w:line="276" w:lineRule="auto"/>
        <w:rPr>
          <w:rFonts w:ascii="Aptos" w:hAnsi="Aptos" w:eastAsia="Aptos" w:cs="Aptos"/>
          <w:noProof w:val="0"/>
          <w:sz w:val="24"/>
          <w:szCs w:val="24"/>
          <w:lang w:val="nl-BE"/>
        </w:rPr>
      </w:pPr>
    </w:p>
    <w:p w:rsidR="3EDEE1CC" w:rsidP="27545D09" w:rsidRDefault="3EDEE1CC" w14:paraId="2C22F576" w14:textId="0113A9F8">
      <w:pPr>
        <w:pStyle w:val="Normal"/>
        <w:spacing w:line="276" w:lineRule="auto"/>
        <w:rPr>
          <w:rFonts w:ascii="Aptos" w:hAnsi="Aptos" w:eastAsia="Aptos" w:cs="Aptos"/>
          <w:noProof w:val="0"/>
          <w:color w:val="0070C0"/>
          <w:sz w:val="22"/>
          <w:szCs w:val="22"/>
          <w:lang w:val="nl-BE"/>
        </w:rPr>
      </w:pPr>
      <w:r w:rsidRPr="27545D09" w:rsidR="3EDEE1CC">
        <w:rPr>
          <w:rFonts w:ascii="Aptos" w:hAnsi="Aptos" w:eastAsia="Aptos" w:cs="Aptos"/>
          <w:noProof w:val="0"/>
          <w:color w:val="00B0F0"/>
          <w:sz w:val="22"/>
          <w:szCs w:val="22"/>
          <w:lang w:val="nl-BE"/>
        </w:rPr>
        <w:t>Response:</w:t>
      </w:r>
      <w:r w:rsidRPr="27545D09" w:rsidR="3EDEE1CC">
        <w:rPr>
          <w:rFonts w:ascii="Aptos" w:hAnsi="Aptos" w:eastAsia="Aptos" w:cs="Aptos"/>
          <w:noProof w:val="0"/>
          <w:color w:val="0070C0"/>
          <w:sz w:val="22"/>
          <w:szCs w:val="22"/>
          <w:lang w:val="nl-BE"/>
        </w:rPr>
        <w:t xml:space="preserve"> </w:t>
      </w:r>
    </w:p>
    <w:p w:rsidR="2B6270E7" w:rsidP="27545D09" w:rsidRDefault="4585BA2A" w14:paraId="75E9525C" w14:textId="13650BD2">
      <w:pPr>
        <w:spacing w:line="276" w:lineRule="auto"/>
        <w:rPr>
          <w:rFonts w:ascii="Aptos" w:hAnsi="Aptos" w:eastAsia="Aptos" w:cs="Aptos"/>
          <w:sz w:val="22"/>
          <w:szCs w:val="22"/>
          <w:lang w:val="nl-BE"/>
        </w:rPr>
      </w:pPr>
      <w:r w:rsidRPr="27545D09" w:rsidR="56AB591D">
        <w:rPr>
          <w:rFonts w:ascii="Aptos" w:hAnsi="Aptos" w:eastAsia="Aptos" w:cs="Aptos"/>
          <w:sz w:val="22"/>
          <w:szCs w:val="22"/>
          <w:lang w:val="nl-BE"/>
        </w:rPr>
        <w:t xml:space="preserve">Geachte heer </w:t>
      </w:r>
      <w:r w:rsidRPr="27545D09" w:rsidR="56AB591D">
        <w:rPr>
          <w:rFonts w:ascii="Aptos" w:hAnsi="Aptos" w:eastAsia="Aptos" w:cs="Aptos"/>
          <w:sz w:val="22"/>
          <w:szCs w:val="22"/>
          <w:lang w:val="nl-BE"/>
        </w:rPr>
        <w:t>Punie</w:t>
      </w:r>
      <w:r w:rsidRPr="27545D09" w:rsidR="56AB591D">
        <w:rPr>
          <w:rFonts w:ascii="Aptos" w:hAnsi="Aptos" w:eastAsia="Aptos" w:cs="Aptos"/>
          <w:sz w:val="22"/>
          <w:szCs w:val="22"/>
          <w:lang w:val="nl-BE"/>
        </w:rPr>
        <w:t>,</w:t>
      </w:r>
    </w:p>
    <w:p w:rsidR="2B6270E7" w:rsidP="27545D09" w:rsidRDefault="4585BA2A" w14:paraId="3501E850" w14:textId="07FE6F63" w14:noSpellErr="1">
      <w:pPr>
        <w:spacing w:line="276" w:lineRule="auto"/>
        <w:rPr>
          <w:rFonts w:ascii="Aptos" w:hAnsi="Aptos" w:eastAsia="Aptos" w:cs="Aptos"/>
          <w:sz w:val="22"/>
          <w:szCs w:val="22"/>
          <w:lang w:val="nl-BE"/>
        </w:rPr>
      </w:pPr>
      <w:r w:rsidRPr="27545D09" w:rsidR="56AB591D">
        <w:rPr>
          <w:rFonts w:ascii="Aptos" w:hAnsi="Aptos" w:eastAsia="Aptos" w:cs="Aptos"/>
          <w:sz w:val="22"/>
          <w:szCs w:val="22"/>
          <w:lang w:val="nl-BE"/>
        </w:rPr>
        <w:t>Onze oprechte excuses voor het ongemak bij de levering van de laptops.</w:t>
      </w:r>
      <w:r>
        <w:br/>
      </w:r>
      <w:r w:rsidRPr="27545D09" w:rsidR="56AB591D">
        <w:rPr>
          <w:rFonts w:ascii="Aptos" w:hAnsi="Aptos" w:eastAsia="Aptos" w:cs="Aptos"/>
          <w:sz w:val="22"/>
          <w:szCs w:val="22"/>
          <w:lang w:val="nl-BE"/>
        </w:rPr>
        <w:t xml:space="preserve"> Gezien de hoogdringendheid zullen wij morgenmiddag een collega persoonlijk laten langskomen om de 15 laptops met de gevraagde software te leveren.</w:t>
      </w:r>
    </w:p>
    <w:p w:rsidR="2B6270E7" w:rsidP="27545D09" w:rsidRDefault="4585BA2A" w14:paraId="654DE98C" w14:noSpellErr="1" w14:textId="48712748">
      <w:pPr>
        <w:spacing w:line="276" w:lineRule="auto"/>
        <w:rPr>
          <w:rFonts w:ascii="Aptos" w:hAnsi="Aptos" w:eastAsia="Aptos" w:cs="Aptos"/>
          <w:sz w:val="22"/>
          <w:szCs w:val="22"/>
          <w:lang w:val="nl-BE"/>
        </w:rPr>
      </w:pPr>
      <w:r w:rsidRPr="5AD10C44" w:rsidR="56AB591D">
        <w:rPr>
          <w:rFonts w:ascii="Aptos" w:hAnsi="Aptos" w:eastAsia="Aptos" w:cs="Aptos"/>
          <w:sz w:val="22"/>
          <w:szCs w:val="22"/>
          <w:lang w:val="nl-BE"/>
        </w:rPr>
        <w:t>Daarnaast zijn wij intern een onderzoek gestart om te achterhalen hoe deze fout is ontstaan en om herhaling in de toekomst te voorkomen.</w:t>
      </w:r>
      <w:r>
        <w:br/>
      </w:r>
      <w:r w:rsidRPr="5AD10C44" w:rsidR="56AB591D">
        <w:rPr>
          <w:rFonts w:ascii="Aptos" w:hAnsi="Aptos" w:eastAsia="Aptos" w:cs="Aptos"/>
          <w:sz w:val="22"/>
          <w:szCs w:val="22"/>
          <w:lang w:val="nl-BE"/>
        </w:rPr>
        <w:t xml:space="preserve"> Ter compensatie voor het ongemak bieden wij u een korting van </w:t>
      </w:r>
      <w:r w:rsidRPr="5AD10C44" w:rsidR="56AB591D">
        <w:rPr>
          <w:rFonts w:ascii="Aptos" w:hAnsi="Aptos" w:eastAsia="Aptos" w:cs="Aptos"/>
          <w:b w:val="1"/>
          <w:bCs w:val="1"/>
          <w:sz w:val="22"/>
          <w:szCs w:val="22"/>
          <w:lang w:val="nl-BE"/>
        </w:rPr>
        <w:t>15% op uw volgende bestelling</w:t>
      </w:r>
      <w:r w:rsidRPr="5AD10C44" w:rsidR="56AB591D">
        <w:rPr>
          <w:rFonts w:ascii="Aptos" w:hAnsi="Aptos" w:eastAsia="Aptos" w:cs="Aptos"/>
          <w:sz w:val="22"/>
          <w:szCs w:val="22"/>
          <w:lang w:val="nl-BE"/>
        </w:rPr>
        <w:t xml:space="preserve"> aan.</w:t>
      </w:r>
      <w:ins w:author="Saskia Schoefs" w:date="2025-10-20T07:38:59.926Z" w:id="2060289065">
        <w:r w:rsidRPr="5AD10C44" w:rsidR="7F49A3CD">
          <w:rPr>
            <w:rFonts w:ascii="Aptos" w:hAnsi="Aptos" w:eastAsia="Aptos" w:cs="Aptos"/>
            <w:sz w:val="22"/>
            <w:szCs w:val="22"/>
            <w:lang w:val="nl-BE"/>
          </w:rPr>
          <w:t xml:space="preserve"> (‘toekennen’ klinkt inderdaad afstandelijker dan ‘aanb</w:t>
        </w:r>
      </w:ins>
      <w:ins w:author="Saskia Schoefs" w:date="2025-10-20T07:39:02.58Z" w:id="356303812">
        <w:r w:rsidRPr="5AD10C44" w:rsidR="7F49A3CD">
          <w:rPr>
            <w:rFonts w:ascii="Aptos" w:hAnsi="Aptos" w:eastAsia="Aptos" w:cs="Aptos"/>
            <w:sz w:val="22"/>
            <w:szCs w:val="22"/>
            <w:lang w:val="nl-BE"/>
          </w:rPr>
          <w:t>ieden’)</w:t>
        </w:r>
      </w:ins>
    </w:p>
    <w:p w:rsidR="2B6270E7" w:rsidP="27545D09" w:rsidRDefault="4585BA2A" w14:paraId="6BE5DADE" w14:textId="0CDCC0B0" w14:noSpellErr="1">
      <w:pPr>
        <w:spacing w:line="276" w:lineRule="auto"/>
        <w:rPr>
          <w:rFonts w:ascii="Aptos" w:hAnsi="Aptos" w:eastAsia="Aptos" w:cs="Aptos"/>
          <w:sz w:val="22"/>
          <w:szCs w:val="22"/>
          <w:lang w:val="nl-BE"/>
        </w:rPr>
      </w:pPr>
      <w:r w:rsidRPr="27545D09" w:rsidR="56AB591D">
        <w:rPr>
          <w:rFonts w:ascii="Aptos" w:hAnsi="Aptos" w:eastAsia="Aptos" w:cs="Aptos"/>
          <w:sz w:val="22"/>
          <w:szCs w:val="22"/>
          <w:lang w:val="nl-BE"/>
        </w:rPr>
        <w:t>Hopelijk biedt dit een passende oplossing. Mocht u nog bijkomende vragen of opmerkingen hebben, dan hoor ik dat uiteraard graag.</w:t>
      </w:r>
    </w:p>
    <w:p w:rsidR="2B6270E7" w:rsidP="27545D09" w:rsidRDefault="4585BA2A" w14:paraId="1DC2C42E" w14:textId="0DAB4279" w14:noSpellErr="1">
      <w:pPr>
        <w:spacing w:line="276" w:lineRule="auto"/>
        <w:rPr>
          <w:rFonts w:ascii="Aptos" w:hAnsi="Aptos" w:eastAsia="Aptos" w:cs="Aptos"/>
          <w:sz w:val="22"/>
          <w:szCs w:val="22"/>
          <w:lang w:val="nl-BE"/>
        </w:rPr>
      </w:pPr>
      <w:r w:rsidRPr="27545D09" w:rsidR="56AB591D">
        <w:rPr>
          <w:rFonts w:ascii="Aptos" w:hAnsi="Aptos" w:eastAsia="Aptos" w:cs="Aptos"/>
          <w:sz w:val="22"/>
          <w:szCs w:val="22"/>
          <w:lang w:val="nl-BE"/>
        </w:rPr>
        <w:t>Hoogachtend,</w:t>
      </w:r>
      <w:r>
        <w:br/>
      </w:r>
      <w:r w:rsidRPr="27545D09" w:rsidR="56AB591D">
        <w:rPr>
          <w:rFonts w:ascii="Aptos" w:hAnsi="Aptos" w:eastAsia="Aptos" w:cs="Aptos"/>
          <w:sz w:val="22"/>
          <w:szCs w:val="22"/>
          <w:lang w:val="nl-BE"/>
        </w:rPr>
        <w:t xml:space="preserve"> </w:t>
      </w:r>
      <w:r w:rsidRPr="27545D09" w:rsidR="56AB591D">
        <w:rPr>
          <w:rFonts w:ascii="Aptos" w:hAnsi="Aptos" w:eastAsia="Aptos" w:cs="Aptos"/>
          <w:b w:val="1"/>
          <w:bCs w:val="1"/>
          <w:sz w:val="22"/>
          <w:szCs w:val="22"/>
          <w:lang w:val="nl-BE"/>
        </w:rPr>
        <w:t>Levi Smeets</w:t>
      </w:r>
      <w:r>
        <w:br/>
      </w:r>
      <w:r w:rsidRPr="27545D09" w:rsidR="56AB591D">
        <w:rPr>
          <w:rFonts w:ascii="Aptos" w:hAnsi="Aptos" w:eastAsia="Aptos" w:cs="Aptos"/>
          <w:sz w:val="22"/>
          <w:szCs w:val="22"/>
          <w:lang w:val="nl-BE"/>
        </w:rPr>
        <w:t xml:space="preserve"> IT-medewerker</w:t>
      </w:r>
      <w:r>
        <w:br/>
      </w:r>
      <w:r w:rsidRPr="27545D09" w:rsidR="56AB591D">
        <w:rPr>
          <w:rFonts w:ascii="Aptos" w:hAnsi="Aptos" w:eastAsia="Aptos" w:cs="Aptos"/>
          <w:sz w:val="22"/>
          <w:szCs w:val="22"/>
          <w:lang w:val="nl-BE"/>
        </w:rPr>
        <w:t xml:space="preserve"> ACX IT World</w:t>
      </w:r>
    </w:p>
    <w:p w:rsidR="27545D09" w:rsidRDefault="27545D09" w14:paraId="7092BD2F" w14:textId="3308858F">
      <w:r>
        <w:br w:type="page"/>
      </w:r>
    </w:p>
    <w:p w:rsidR="5B5F69AC" w:rsidP="27545D09" w:rsidRDefault="5B5F69AC" w14:paraId="28085E49" w14:textId="58F171AE">
      <w:pPr>
        <w:pStyle w:val="Normal"/>
        <w:spacing w:line="276" w:lineRule="auto"/>
        <w:rPr>
          <w:rFonts w:ascii="Aptos" w:hAnsi="Aptos" w:eastAsia="Aptos" w:cs="Aptos"/>
          <w:b w:val="1"/>
          <w:bCs w:val="1"/>
          <w:sz w:val="32"/>
          <w:szCs w:val="32"/>
          <w:lang w:val="nl-BE"/>
        </w:rPr>
      </w:pPr>
      <w:r w:rsidRPr="27545D09" w:rsidR="5B5F69AC">
        <w:rPr>
          <w:rFonts w:ascii="Aptos" w:hAnsi="Aptos" w:eastAsia="Aptos" w:cs="Aptos"/>
          <w:b w:val="1"/>
          <w:bCs w:val="1"/>
          <w:sz w:val="32"/>
          <w:szCs w:val="32"/>
          <w:lang w:val="nl-BE"/>
        </w:rPr>
        <w:t>Robbe Koreman</w:t>
      </w:r>
    </w:p>
    <w:p w:rsidR="5B5F69AC" w:rsidP="27545D09" w:rsidRDefault="5B5F69AC" w14:paraId="34D9F4C1" w14:textId="278D9DD9">
      <w:pPr>
        <w:pStyle w:val="Normal"/>
        <w:spacing w:line="276" w:lineRule="auto"/>
      </w:pPr>
      <w:r>
        <w:br/>
      </w:r>
      <w:r w:rsidRPr="27545D09" w:rsidR="5B5F69AC">
        <w:rPr>
          <w:b w:val="1"/>
          <w:bCs w:val="1"/>
          <w:i w:val="0"/>
          <w:iCs w:val="0"/>
        </w:rPr>
        <w:t>Zonder AI:</w:t>
      </w:r>
    </w:p>
    <w:p w:rsidR="27545D09" w:rsidP="27545D09" w:rsidRDefault="27545D09" w14:paraId="669B4C95" w14:textId="5FF397C8">
      <w:pPr>
        <w:pStyle w:val="Normal"/>
        <w:spacing w:line="276" w:lineRule="auto"/>
      </w:pPr>
    </w:p>
    <w:p w:rsidR="5B5F69AC" w:rsidP="27545D09" w:rsidRDefault="5B5F69AC" w14:paraId="272850F6" w14:textId="71020282">
      <w:pPr>
        <w:pStyle w:val="Normal"/>
        <w:spacing w:line="276" w:lineRule="auto"/>
      </w:pPr>
      <w:r w:rsidR="5B5F69AC">
        <w:rPr/>
        <w:t xml:space="preserve">Onderwerp: Fout in bestelling van 27 </w:t>
      </w:r>
      <w:r w:rsidR="5B5F69AC">
        <w:rPr/>
        <w:t>Februati</w:t>
      </w:r>
      <w:r w:rsidR="5B5F69AC">
        <w:rPr/>
        <w:t xml:space="preserve"> 2025</w:t>
      </w:r>
      <w:r>
        <w:br/>
      </w:r>
      <w:r w:rsidR="5B5F69AC">
        <w:rPr/>
        <w:t xml:space="preserve"> </w:t>
      </w:r>
    </w:p>
    <w:p w:rsidR="5B5F69AC" w:rsidRDefault="5B5F69AC" w14:paraId="399C4717" w14:textId="116A2E50">
      <w:r w:rsidR="5B5F69AC">
        <w:rPr/>
        <w:t xml:space="preserve">Geachte meneer </w:t>
      </w:r>
      <w:r w:rsidR="5B5F69AC">
        <w:rPr/>
        <w:t>Punie</w:t>
      </w:r>
      <w:r w:rsidR="5B5F69AC">
        <w:rPr/>
        <w:t>,</w:t>
      </w:r>
    </w:p>
    <w:p w:rsidR="27545D09" w:rsidRDefault="27545D09" w14:paraId="50A8BC41" w14:textId="3F69ABB7"/>
    <w:p w:rsidR="2E266F3E" w:rsidRDefault="2E266F3E" w14:paraId="14CE00A3" w14:textId="3B2E8B22">
      <w:r w:rsidR="2E266F3E">
        <w:rPr/>
        <w:t xml:space="preserve">Allereerst wil ik u bedanken </w:t>
      </w:r>
      <w:del w:author="Saskia Schoefs" w:date="2025-10-20T07:39:16.12Z" w:id="690943230">
        <w:r w:rsidDel="2E266F3E">
          <w:delText xml:space="preserve">voor </w:delText>
        </w:r>
      </w:del>
      <w:ins w:author="Saskia Schoefs" w:date="2025-10-20T07:39:19.477Z" w:id="1056794791">
        <w:r w:rsidR="2A899FF9">
          <w:t xml:space="preserve"> om (dialectfout) </w:t>
        </w:r>
      </w:ins>
      <w:r w:rsidR="2E266F3E">
        <w:rPr/>
        <w:t>ons op de hoogte te brengen van dit probleem,</w:t>
      </w:r>
    </w:p>
    <w:p w:rsidR="2E266F3E" w:rsidRDefault="2E266F3E" w14:paraId="122996BB" w14:textId="2D7AF9A4">
      <w:r w:rsidR="2E266F3E">
        <w:rPr/>
        <w:t>Wij bieden onze oprechte excuses aan.</w:t>
      </w:r>
    </w:p>
    <w:p w:rsidR="2E266F3E" w:rsidRDefault="2E266F3E" w14:paraId="0D68871A" w14:textId="66CE0CD5">
      <w:r w:rsidR="2E266F3E">
        <w:rPr/>
        <w:t>Na even te zoeken blijkt het dat er een interne miscommunicatie tussen personeel geweest is,</w:t>
      </w:r>
      <w:ins w:author="Saskia Schoefs" w:date="2025-10-20T07:39:30.175Z" w:id="1060712729">
        <w:r w:rsidR="75584520">
          <w:t xml:space="preserve"> eindpunt?</w:t>
        </w:r>
      </w:ins>
    </w:p>
    <w:p w:rsidR="2E266F3E" w:rsidRDefault="2E266F3E" w14:paraId="022963A2" w14:textId="478C9AE0">
      <w:r w:rsidR="2E266F3E">
        <w:rPr/>
        <w:t xml:space="preserve">Hierdoor is de nodige software niet </w:t>
      </w:r>
      <w:r w:rsidR="2E266F3E">
        <w:rPr/>
        <w:t>geïnstalleerd</w:t>
      </w:r>
      <w:r w:rsidR="2E266F3E">
        <w:rPr/>
        <w:t xml:space="preserve"> en werd de bestelling te laat verstuurd.</w:t>
      </w:r>
    </w:p>
    <w:p w:rsidR="37F5A431" w:rsidRDefault="37F5A431" w14:paraId="36BBF247" w14:noSpellErr="1" w14:textId="4F102675">
      <w:r w:rsidR="5B5F69AC">
        <w:rPr/>
        <w:t xml:space="preserve"> </w:t>
      </w:r>
      <w:r w:rsidR="37F5A431">
        <w:rPr/>
        <w:t xml:space="preserve">Onze </w:t>
      </w:r>
      <w:del w:author="Saskia Schoefs" w:date="2025-10-20T07:39:48.895Z" w:id="1885457502">
        <w:r w:rsidDel="37F5A431">
          <w:delText xml:space="preserve">techniekers </w:delText>
        </w:r>
      </w:del>
      <w:ins w:author="Saskia Schoefs" w:date="2025-10-20T07:39:55.264Z" w:id="139533016">
        <w:r w:rsidR="01ADAEF6">
          <w:t xml:space="preserve"> = tussentaal ==&gt; technici </w:t>
        </w:r>
      </w:ins>
      <w:r w:rsidR="37F5A431">
        <w:rPr/>
        <w:t>zijn op de hoogte gebracht van het probleem en zullen vandaag nog de nodige software installeren.</w:t>
      </w:r>
    </w:p>
    <w:p w:rsidR="37F5A431" w:rsidRDefault="37F5A431" w14:paraId="52B33EAC" w14:textId="3112A6AD">
      <w:r w:rsidR="37F5A431">
        <w:rPr/>
        <w:t>Ook zal er morgen één van mijn collega’s de bestelling persoonlijk bij jullie bezorgen</w:t>
      </w:r>
      <w:r w:rsidR="2A837559">
        <w:rPr/>
        <w:t>.</w:t>
      </w:r>
    </w:p>
    <w:p w:rsidR="6D29646C" w:rsidRDefault="6D29646C" w14:paraId="7EA57083" w14:textId="65BC0287">
      <w:r w:rsidR="6D29646C">
        <w:rPr/>
        <w:t>Ter compensatie</w:t>
      </w:r>
      <w:r w:rsidR="2A837559">
        <w:rPr/>
        <w:t xml:space="preserve"> voor deze problemen bieden wij u graag een </w:t>
      </w:r>
      <w:r w:rsidR="4A75413E">
        <w:rPr/>
        <w:t>korting aan</w:t>
      </w:r>
      <w:r w:rsidR="2A837559">
        <w:rPr/>
        <w:t xml:space="preserve"> van 15% op </w:t>
      </w:r>
      <w:r w:rsidR="1825A1CC">
        <w:rPr/>
        <w:t>uw eerstvolgende bestelling.</w:t>
      </w:r>
    </w:p>
    <w:p w:rsidR="5B5F69AC" w:rsidRDefault="5B5F69AC" w14:paraId="4F999BEF" w14:textId="2AA50BE8">
      <w:r w:rsidR="5B5F69AC">
        <w:rPr/>
        <w:t xml:space="preserve"> </w:t>
      </w:r>
    </w:p>
    <w:p w:rsidR="76F32961" w:rsidRDefault="76F32961" w14:paraId="16904B7B" w14:textId="6884905D">
      <w:r w:rsidR="76F32961">
        <w:rPr/>
        <w:t xml:space="preserve">Hopelijk bent u hiermee verder geholpen en zijn de </w:t>
      </w:r>
      <w:r w:rsidR="5C2582A1">
        <w:rPr/>
        <w:t>problemen</w:t>
      </w:r>
      <w:r w:rsidR="76F32961">
        <w:rPr/>
        <w:t xml:space="preserve"> opgelost.</w:t>
      </w:r>
    </w:p>
    <w:p w:rsidR="76F32961" w:rsidRDefault="76F32961" w14:paraId="0112E5E4" w14:textId="6DFF4FD2">
      <w:r w:rsidR="76F32961">
        <w:rPr/>
        <w:t xml:space="preserve">Wij danken u voor uw bestelling en uw </w:t>
      </w:r>
      <w:r w:rsidR="3B711A60">
        <w:rPr/>
        <w:t>voicemail</w:t>
      </w:r>
      <w:r w:rsidR="76F32961">
        <w:rPr/>
        <w:t>.</w:t>
      </w:r>
      <w:r w:rsidR="5B5F69AC">
        <w:rPr/>
        <w:t xml:space="preserve"> </w:t>
      </w:r>
    </w:p>
    <w:p w:rsidR="27545D09" w:rsidRDefault="27545D09" w14:paraId="60848E43" w14:textId="64A744AD"/>
    <w:p w:rsidR="39D2A600" w:rsidRDefault="39D2A600" w14:paraId="3F9A61F2" w14:textId="0D19E34E">
      <w:r w:rsidR="39D2A600">
        <w:rPr/>
        <w:t>Indien</w:t>
      </w:r>
      <w:r w:rsidR="39D2A600">
        <w:rPr/>
        <w:t xml:space="preserve"> u nog vragen heeft mag u altijd </w:t>
      </w:r>
      <w:r w:rsidR="55A1E94A">
        <w:rPr/>
        <w:t>contact</w:t>
      </w:r>
      <w:r w:rsidR="39D2A600">
        <w:rPr/>
        <w:t xml:space="preserve"> met ons opnemen.</w:t>
      </w:r>
      <w:r w:rsidR="5B5F69AC">
        <w:rPr/>
        <w:t xml:space="preserve"> </w:t>
      </w:r>
    </w:p>
    <w:p w:rsidR="27545D09" w:rsidRDefault="27545D09" w14:paraId="46549C80" w14:textId="1DDA41F9"/>
    <w:p w:rsidR="5B5F69AC" w:rsidRDefault="5B5F69AC" w14:paraId="62C70537" w14:textId="1467E1BA">
      <w:r w:rsidR="5B5F69AC">
        <w:rPr/>
        <w:t>Met vriendelijke groet</w:t>
      </w:r>
      <w:r w:rsidR="5F433982">
        <w:rPr/>
        <w:t>en,</w:t>
      </w:r>
    </w:p>
    <w:p w:rsidR="5F433982" w:rsidP="27545D09" w:rsidRDefault="5F433982" w14:paraId="5AFA5A55" w14:textId="36E983AE">
      <w:pPr>
        <w:pStyle w:val="Normal"/>
        <w:suppressLineNumbers w:val="0"/>
        <w:bidi w:val="0"/>
        <w:spacing w:before="0" w:beforeAutospacing="off" w:after="160" w:afterAutospacing="off" w:line="279" w:lineRule="auto"/>
        <w:ind w:left="0" w:right="0"/>
        <w:jc w:val="left"/>
      </w:pPr>
      <w:r w:rsidR="5F433982">
        <w:rPr/>
        <w:t>Robbe Koreman</w:t>
      </w:r>
    </w:p>
    <w:p w:rsidR="2E1C544E" w:rsidP="27545D09" w:rsidRDefault="2E1C544E" w14:paraId="54A40BD0" w14:textId="1DAC9B47">
      <w:pPr>
        <w:pStyle w:val="Normal"/>
        <w:suppressLineNumbers w:val="0"/>
        <w:bidi w:val="0"/>
        <w:spacing w:before="0" w:beforeAutospacing="off" w:after="160" w:afterAutospacing="off" w:line="279" w:lineRule="auto"/>
        <w:ind w:left="0" w:right="0"/>
        <w:jc w:val="left"/>
      </w:pPr>
      <w:r w:rsidR="2E1C544E">
        <w:rPr/>
        <w:t>Medewerker IT-</w:t>
      </w:r>
      <w:r w:rsidR="2E1C544E">
        <w:rPr/>
        <w:t>S</w:t>
      </w:r>
      <w:r w:rsidR="3F9F3FC3">
        <w:rPr/>
        <w:t>u</w:t>
      </w:r>
      <w:r w:rsidR="2E1C544E">
        <w:rPr/>
        <w:t>pport</w:t>
      </w:r>
    </w:p>
    <w:p w:rsidR="5B5F69AC" w:rsidP="27545D09" w:rsidRDefault="5B5F69AC" w14:paraId="7C31CB15" w14:textId="47E3F821" w14:noSpellErr="1">
      <w:pPr>
        <w:rPr>
          <w:ins w:author="Saskia Schoefs" w:date="2025-10-20T07:40:21.582Z" w16du:dateUtc="2025-10-20T07:40:21.582Z" w:id="101849222"/>
          <w:lang w:val="en-US"/>
        </w:rPr>
      </w:pPr>
      <w:r w:rsidRPr="5AD10C44" w:rsidR="5B5F69AC">
        <w:rPr>
          <w:lang w:val="en-US"/>
        </w:rPr>
        <w:t>ACX IT WORLD</w:t>
      </w:r>
    </w:p>
    <w:p w:rsidR="415A614A" w:rsidRDefault="415A614A" w14:noSpellErr="1" w14:paraId="5E187F47" w14:textId="460088B0">
      <w:pPr>
        <w:rPr>
          <w:ins w:author="Saskia Schoefs" w:date="2025-10-20T07:40:22.758Z" w16du:dateUtc="2025-10-20T07:40:22.758Z" w:id="1539758207"/>
        </w:rPr>
      </w:pPr>
      <w:ins w:author="Saskia Schoefs" w:date="2025-10-20T07:40:22.757Z" w:id="970576398">
        <w:r w:rsidR="415A614A">
          <w:t>Vermijd subalinea’s. Vraag mij nog eens in de les.</w:t>
        </w:r>
      </w:ins>
    </w:p>
    <w:p w:rsidR="5AD10C44" w:rsidP="5AD10C44" w:rsidRDefault="5AD10C44" w14:paraId="731DE819" w14:textId="527BB130">
      <w:pPr>
        <w:rPr>
          <w:lang w:val="en-US"/>
        </w:rPr>
      </w:pPr>
    </w:p>
    <w:p w:rsidR="27545D09" w:rsidP="27545D09" w:rsidRDefault="27545D09" w14:paraId="26C944C6" w14:textId="65486636">
      <w:pPr>
        <w:rPr>
          <w:lang w:val="en-US"/>
        </w:rPr>
      </w:pPr>
    </w:p>
    <w:p w:rsidR="5B5F69AC" w:rsidP="27545D09" w:rsidRDefault="5B5F69AC" w14:paraId="1EDA7721" w14:textId="6ADD14BF">
      <w:pPr>
        <w:spacing w:before="240" w:after="240"/>
        <w:rPr>
          <w:rFonts w:ascii="Aptos" w:hAnsi="Aptos" w:eastAsia="Aptos" w:cs="Aptos"/>
          <w:lang w:val="nl-BE"/>
        </w:rPr>
      </w:pPr>
      <w:r w:rsidRPr="27545D09" w:rsidR="5B5F69AC">
        <w:rPr>
          <w:b w:val="1"/>
          <w:bCs w:val="1"/>
          <w:lang w:val="nl-BE"/>
        </w:rPr>
        <w:t>Met AI:</w:t>
      </w:r>
      <w:r>
        <w:br/>
      </w:r>
      <w:r w:rsidRPr="27545D09" w:rsidR="5B5F69AC">
        <w:rPr>
          <w:lang w:val="nl-BE"/>
        </w:rPr>
        <w:t>Prompt:</w:t>
      </w:r>
    </w:p>
    <w:p w:rsidR="464C2968" w:rsidP="27545D09" w:rsidRDefault="464C2968" w14:paraId="54C1F722" w14:textId="10A4B288">
      <w:pPr>
        <w:spacing w:before="240" w:beforeAutospacing="off" w:after="240" w:afterAutospacing="off"/>
        <w:rPr>
          <w:rFonts w:ascii="Aptos" w:hAnsi="Aptos" w:eastAsia="Aptos" w:cs="Aptos"/>
        </w:rPr>
      </w:pPr>
      <w:r w:rsidR="464C2968">
        <w:rPr/>
        <w:t xml:space="preserve">Naar aanleiding van een voicemail die ik ontvangen heb van een klant wil ik deze mail sturen, verbeter deze mail maar zorg dat de constructie hetzelfde blijft. </w:t>
      </w:r>
      <w:r w:rsidR="61BA0ABD">
        <w:rPr/>
        <w:t>Let</w:t>
      </w:r>
      <w:r w:rsidR="464C2968">
        <w:rPr/>
        <w:t xml:space="preserve"> </w:t>
      </w:r>
      <w:r w:rsidR="76559094">
        <w:rPr/>
        <w:t xml:space="preserve">op </w:t>
      </w:r>
      <w:r w:rsidR="464C2968">
        <w:rPr/>
        <w:t>naamwoordconstructies.</w:t>
      </w:r>
      <w:ins w:author="Saskia Schoefs" w:date="2025-10-20T07:40:51.972Z" w:id="1204266161">
        <w:r w:rsidR="7C7469C9">
          <w:t xml:space="preserve"> (Ik weet niet of hij dat begrip kent.)</w:t>
        </w:r>
      </w:ins>
      <w:r>
        <w:br/>
      </w:r>
      <w:r>
        <w:br/>
      </w:r>
      <w:r w:rsidRPr="5AD10C44" w:rsidR="68647FE0">
        <w:rPr>
          <w:rFonts w:ascii="Aptos" w:hAnsi="Aptos" w:eastAsia="Aptos" w:cs="Aptos"/>
          <w:b w:val="0"/>
          <w:bCs w:val="0"/>
          <w:noProof w:val="0"/>
          <w:sz w:val="24"/>
          <w:szCs w:val="24"/>
          <w:lang w:val="nl-NL"/>
        </w:rPr>
        <w:t>Onderwerp:</w:t>
      </w:r>
      <w:r w:rsidRPr="5AD10C44" w:rsidR="68647FE0">
        <w:rPr>
          <w:rFonts w:ascii="Aptos" w:hAnsi="Aptos" w:eastAsia="Aptos" w:cs="Aptos"/>
          <w:noProof w:val="0"/>
          <w:sz w:val="24"/>
          <w:szCs w:val="24"/>
          <w:lang w:val="nl-NL"/>
        </w:rPr>
        <w:t xml:space="preserve"> Fout in bestelling van 27 februari 2025</w:t>
      </w:r>
    </w:p>
    <w:p w:rsidR="68647FE0" w:rsidP="27545D09" w:rsidRDefault="68647FE0" w14:paraId="73DDD5C8" w14:textId="5B7BCBD1">
      <w:pPr>
        <w:spacing w:before="240" w:beforeAutospacing="off" w:after="240" w:afterAutospacing="off"/>
      </w:pPr>
      <w:r w:rsidRPr="27545D09" w:rsidR="68647FE0">
        <w:rPr>
          <w:rFonts w:ascii="Aptos" w:hAnsi="Aptos" w:eastAsia="Aptos" w:cs="Aptos"/>
          <w:noProof w:val="0"/>
          <w:sz w:val="24"/>
          <w:szCs w:val="24"/>
          <w:lang w:val="nl-NL"/>
        </w:rPr>
        <w:t>Geachte heer Punie,</w:t>
      </w:r>
    </w:p>
    <w:p w:rsidR="68647FE0" w:rsidP="27545D09" w:rsidRDefault="68647FE0" w14:paraId="7489B117" w14:textId="2002F21F">
      <w:pPr>
        <w:spacing w:before="240" w:beforeAutospacing="off" w:after="240" w:afterAutospacing="off"/>
      </w:pPr>
      <w:r w:rsidRPr="5AD10C44" w:rsidR="68647FE0">
        <w:rPr>
          <w:rFonts w:ascii="Aptos" w:hAnsi="Aptos" w:eastAsia="Aptos" w:cs="Aptos"/>
          <w:noProof w:val="0"/>
          <w:sz w:val="24"/>
          <w:szCs w:val="24"/>
          <w:lang w:val="nl-NL"/>
        </w:rPr>
        <w:t xml:space="preserve">Allereerst wil ik u bedanken </w:t>
      </w:r>
      <w:r w:rsidRPr="5AD10C44" w:rsidR="68647FE0">
        <w:rPr>
          <w:rFonts w:ascii="Aptos" w:hAnsi="Aptos" w:eastAsia="Aptos" w:cs="Aptos"/>
          <w:noProof w:val="0"/>
          <w:sz w:val="24"/>
          <w:szCs w:val="24"/>
          <w:highlight w:val="cyan"/>
          <w:lang w:val="nl-NL"/>
          <w:rPrChange w:author="Saskia Schoefs" w:date="2025-10-20T07:40:59.263Z" w:id="924662770">
            <w:rPr>
              <w:rFonts w:ascii="Aptos" w:hAnsi="Aptos" w:eastAsia="Aptos" w:cs="Aptos"/>
              <w:noProof w:val="0"/>
              <w:sz w:val="24"/>
              <w:szCs w:val="24"/>
              <w:lang w:val="nl-NL"/>
            </w:rPr>
          </w:rPrChange>
        </w:rPr>
        <w:t>voor het ons op de hoogte brengen</w:t>
      </w:r>
      <w:ins w:author="Saskia Schoefs" w:date="2025-10-20T07:40:59.941Z" w:id="132701598">
        <w:r w:rsidRPr="5AD10C44" w:rsidR="22002954">
          <w:rPr>
            <w:rFonts w:ascii="Aptos" w:hAnsi="Aptos" w:eastAsia="Aptos" w:cs="Aptos"/>
            <w:noProof w:val="0"/>
            <w:sz w:val="24"/>
            <w:szCs w:val="24"/>
            <w:highlight w:val="cyan"/>
            <w:lang w:val="nl-NL"/>
          </w:rPr>
          <w:t xml:space="preserve"> </w:t>
        </w:r>
      </w:ins>
      <w:ins w:author="Saskia Schoefs" w:date="2025-10-20T07:41:09.317Z" w:id="1405853100">
        <w:r w:rsidRPr="5AD10C44" w:rsidR="22002954">
          <w:rPr>
            <w:rFonts w:ascii="Aptos" w:hAnsi="Aptos" w:eastAsia="Aptos" w:cs="Aptos"/>
            <w:noProof w:val="0"/>
            <w:sz w:val="24"/>
            <w:szCs w:val="24"/>
            <w:highlight w:val="cyan"/>
            <w:lang w:val="nl-NL"/>
          </w:rPr>
          <w:t xml:space="preserve">nu dialectfout én naamwoordconstructie </w:t>
        </w:r>
        <w:r w:rsidRPr="5AD10C44" w:rsidR="22002954">
          <w:rPr>
            <w:rFonts w:ascii="Segoe UI Emoji" w:hAnsi="Segoe UI Emoji" w:eastAsia="Segoe UI Emoji" w:cs="Segoe UI Emoji"/>
            <w:noProof w:val="0"/>
            <w:sz w:val="24"/>
            <w:szCs w:val="24"/>
            <w:highlight w:val="cyan"/>
            <w:lang w:val="nl-NL"/>
          </w:rPr>
          <w:t>😊</w:t>
        </w:r>
        <w:r w:rsidRPr="5AD10C44" w:rsidR="22002954">
          <w:rPr>
            <w:rFonts w:ascii="Aptos" w:hAnsi="Aptos" w:eastAsia="Aptos" w:cs="Aptos"/>
            <w:noProof w:val="0"/>
            <w:sz w:val="24"/>
            <w:szCs w:val="24"/>
            <w:highlight w:val="cyan"/>
            <w:lang w:val="nl-NL"/>
          </w:rPr>
          <w:t xml:space="preserve"> </w:t>
        </w:r>
      </w:ins>
      <w:r w:rsidRPr="5AD10C44" w:rsidR="68647FE0">
        <w:rPr>
          <w:rFonts w:ascii="Aptos" w:hAnsi="Aptos" w:eastAsia="Aptos" w:cs="Aptos"/>
          <w:noProof w:val="0"/>
          <w:sz w:val="24"/>
          <w:szCs w:val="24"/>
          <w:lang w:val="nl-NL"/>
        </w:rPr>
        <w:t xml:space="preserve"> van dit probleem.</w:t>
      </w:r>
    </w:p>
    <w:p w:rsidR="68647FE0" w:rsidP="27545D09" w:rsidRDefault="68647FE0" w14:paraId="46FCE8A4" w14:textId="2DC39853">
      <w:pPr>
        <w:spacing w:before="240" w:beforeAutospacing="off" w:after="240" w:afterAutospacing="off"/>
      </w:pPr>
      <w:r w:rsidRPr="27545D09" w:rsidR="68647FE0">
        <w:rPr>
          <w:rFonts w:ascii="Aptos" w:hAnsi="Aptos" w:eastAsia="Aptos" w:cs="Aptos"/>
          <w:noProof w:val="0"/>
          <w:sz w:val="24"/>
          <w:szCs w:val="24"/>
          <w:lang w:val="nl-NL"/>
        </w:rPr>
        <w:t>Wij bieden onze oprechte excuses aan.</w:t>
      </w:r>
    </w:p>
    <w:p w:rsidR="68647FE0" w:rsidP="27545D09" w:rsidRDefault="68647FE0" w14:paraId="4BB6BA8C" w14:textId="2BA2F695">
      <w:pPr>
        <w:spacing w:before="240" w:beforeAutospacing="off" w:after="240" w:afterAutospacing="off"/>
      </w:pPr>
      <w:r w:rsidRPr="27545D09" w:rsidR="68647FE0">
        <w:rPr>
          <w:rFonts w:ascii="Aptos" w:hAnsi="Aptos" w:eastAsia="Aptos" w:cs="Aptos"/>
          <w:noProof w:val="0"/>
          <w:sz w:val="24"/>
          <w:szCs w:val="24"/>
          <w:lang w:val="nl-NL"/>
        </w:rPr>
        <w:t>Na enig onderzoek is gebleken dat er een interne miscommunicatie tussen medewerkers heeft plaatsgevonden. Hierdoor is de nodige software niet geïnstalleerd en werd de bestelling te laat verzonden.</w:t>
      </w:r>
    </w:p>
    <w:p w:rsidR="68647FE0" w:rsidP="27545D09" w:rsidRDefault="68647FE0" w14:paraId="1B7C0622" w14:textId="2FCE30D2">
      <w:pPr>
        <w:spacing w:before="240" w:beforeAutospacing="off" w:after="240" w:afterAutospacing="off"/>
      </w:pPr>
      <w:r w:rsidRPr="5AD10C44" w:rsidR="68647FE0">
        <w:rPr>
          <w:rFonts w:ascii="Aptos" w:hAnsi="Aptos" w:eastAsia="Aptos" w:cs="Aptos"/>
          <w:noProof w:val="0"/>
          <w:sz w:val="24"/>
          <w:szCs w:val="24"/>
          <w:lang w:val="nl-NL"/>
        </w:rPr>
        <w:t xml:space="preserve">Onze </w:t>
      </w:r>
      <w:r w:rsidRPr="5AD10C44" w:rsidR="68647FE0">
        <w:rPr>
          <w:rFonts w:ascii="Aptos" w:hAnsi="Aptos" w:eastAsia="Aptos" w:cs="Aptos"/>
          <w:noProof w:val="0"/>
          <w:sz w:val="24"/>
          <w:szCs w:val="24"/>
          <w:highlight w:val="cyan"/>
          <w:lang w:val="nl-NL"/>
          <w:rPrChange w:author="Saskia Schoefs" w:date="2025-10-20T07:41:19.876Z" w:id="942248748">
            <w:rPr>
              <w:rFonts w:ascii="Aptos" w:hAnsi="Aptos" w:eastAsia="Aptos" w:cs="Aptos"/>
              <w:noProof w:val="0"/>
              <w:sz w:val="24"/>
              <w:szCs w:val="24"/>
              <w:lang w:val="nl-NL"/>
            </w:rPr>
          </w:rPrChange>
        </w:rPr>
        <w:t>techniekers</w:t>
      </w:r>
      <w:r w:rsidRPr="5AD10C44" w:rsidR="68647FE0">
        <w:rPr>
          <w:rFonts w:ascii="Aptos" w:hAnsi="Aptos" w:eastAsia="Aptos" w:cs="Aptos"/>
          <w:noProof w:val="0"/>
          <w:sz w:val="24"/>
          <w:szCs w:val="24"/>
          <w:lang w:val="nl-NL"/>
        </w:rPr>
        <w:t xml:space="preserve"> zijn inmiddels op de hoogte gebracht van het probleem en zullen vandaag nog de vereiste software installeren.</w:t>
      </w:r>
      <w:r>
        <w:br/>
      </w:r>
      <w:r w:rsidRPr="5AD10C44" w:rsidR="68647FE0">
        <w:rPr>
          <w:rFonts w:ascii="Aptos" w:hAnsi="Aptos" w:eastAsia="Aptos" w:cs="Aptos"/>
          <w:noProof w:val="0"/>
          <w:sz w:val="24"/>
          <w:szCs w:val="24"/>
          <w:lang w:val="nl-NL"/>
        </w:rPr>
        <w:t xml:space="preserve"> Daarnaast zal morgen een van mijn collega’s de bestelling persoonlijk bij u afleveren.</w:t>
      </w:r>
    </w:p>
    <w:p w:rsidR="68647FE0" w:rsidP="27545D09" w:rsidRDefault="68647FE0" w14:paraId="7DEA7FD4" w14:textId="57ECC509">
      <w:pPr>
        <w:spacing w:before="240" w:beforeAutospacing="off" w:after="240" w:afterAutospacing="off"/>
      </w:pPr>
      <w:r w:rsidRPr="27545D09" w:rsidR="68647FE0">
        <w:rPr>
          <w:rFonts w:ascii="Aptos" w:hAnsi="Aptos" w:eastAsia="Aptos" w:cs="Aptos"/>
          <w:noProof w:val="0"/>
          <w:sz w:val="24"/>
          <w:szCs w:val="24"/>
          <w:lang w:val="nl-NL"/>
        </w:rPr>
        <w:t>Ter compensatie van deze problemen bieden wij u graag een korting van 15% aan op uw eerstvolgende bestelling.</w:t>
      </w:r>
    </w:p>
    <w:p w:rsidR="68647FE0" w:rsidP="27545D09" w:rsidRDefault="68647FE0" w14:paraId="3CDC9441" w14:textId="04372C95">
      <w:pPr>
        <w:spacing w:before="240" w:beforeAutospacing="off" w:after="240" w:afterAutospacing="off"/>
      </w:pPr>
      <w:r w:rsidRPr="27545D09" w:rsidR="68647FE0">
        <w:rPr>
          <w:rFonts w:ascii="Aptos" w:hAnsi="Aptos" w:eastAsia="Aptos" w:cs="Aptos"/>
          <w:noProof w:val="0"/>
          <w:sz w:val="24"/>
          <w:szCs w:val="24"/>
          <w:lang w:val="nl-NL"/>
        </w:rPr>
        <w:t>Hopelijk bent u hiermee verder geholpen en zijn de problemen hiermee opgelost.</w:t>
      </w:r>
    </w:p>
    <w:p w:rsidR="68647FE0" w:rsidP="27545D09" w:rsidRDefault="68647FE0" w14:paraId="592C192D" w14:textId="143DD6D0">
      <w:pPr>
        <w:spacing w:before="240" w:beforeAutospacing="off" w:after="240" w:afterAutospacing="off"/>
      </w:pPr>
      <w:r w:rsidRPr="27545D09" w:rsidR="68647FE0">
        <w:rPr>
          <w:rFonts w:ascii="Aptos" w:hAnsi="Aptos" w:eastAsia="Aptos" w:cs="Aptos"/>
          <w:noProof w:val="0"/>
          <w:sz w:val="24"/>
          <w:szCs w:val="24"/>
          <w:lang w:val="nl-NL"/>
        </w:rPr>
        <w:t>Wij danken u voor uw bestelling en voor uw voicemailbericht.</w:t>
      </w:r>
    </w:p>
    <w:p w:rsidR="68647FE0" w:rsidP="27545D09" w:rsidRDefault="68647FE0" w14:paraId="55839246" w14:textId="7FDA4AF6">
      <w:pPr>
        <w:spacing w:before="240" w:beforeAutospacing="off" w:after="240" w:afterAutospacing="off"/>
      </w:pPr>
      <w:r w:rsidRPr="27545D09" w:rsidR="68647FE0">
        <w:rPr>
          <w:rFonts w:ascii="Aptos" w:hAnsi="Aptos" w:eastAsia="Aptos" w:cs="Aptos"/>
          <w:noProof w:val="0"/>
          <w:sz w:val="24"/>
          <w:szCs w:val="24"/>
          <w:lang w:val="nl-NL"/>
        </w:rPr>
        <w:t>Mocht u nog vragen hebben, dan kunt u altijd contact met ons opnemen.</w:t>
      </w:r>
    </w:p>
    <w:p w:rsidR="68647FE0" w:rsidP="27545D09" w:rsidRDefault="68647FE0" w14:paraId="237857DC" w14:textId="655A71D5">
      <w:pPr>
        <w:spacing w:before="240" w:beforeAutospacing="off" w:after="240" w:afterAutospacing="off"/>
      </w:pPr>
      <w:r w:rsidRPr="27545D09" w:rsidR="68647FE0">
        <w:rPr>
          <w:rFonts w:ascii="Aptos" w:hAnsi="Aptos" w:eastAsia="Aptos" w:cs="Aptos"/>
          <w:noProof w:val="0"/>
          <w:sz w:val="24"/>
          <w:szCs w:val="24"/>
          <w:lang w:val="nl-NL"/>
        </w:rPr>
        <w:t>Met vriendelijke groeten,</w:t>
      </w:r>
      <w:r>
        <w:br/>
      </w:r>
      <w:r w:rsidRPr="27545D09" w:rsidR="68647FE0">
        <w:rPr>
          <w:rFonts w:ascii="Aptos" w:hAnsi="Aptos" w:eastAsia="Aptos" w:cs="Aptos"/>
          <w:noProof w:val="0"/>
          <w:sz w:val="24"/>
          <w:szCs w:val="24"/>
          <w:lang w:val="nl-NL"/>
        </w:rPr>
        <w:t xml:space="preserve"> </w:t>
      </w:r>
      <w:r w:rsidRPr="27545D09" w:rsidR="68647FE0">
        <w:rPr>
          <w:rFonts w:ascii="Aptos" w:hAnsi="Aptos" w:eastAsia="Aptos" w:cs="Aptos"/>
          <w:b w:val="1"/>
          <w:bCs w:val="1"/>
          <w:noProof w:val="0"/>
          <w:sz w:val="24"/>
          <w:szCs w:val="24"/>
          <w:lang w:val="nl-NL"/>
        </w:rPr>
        <w:t>Robbe Koreman</w:t>
      </w:r>
      <w:r>
        <w:br/>
      </w:r>
      <w:r w:rsidRPr="27545D09" w:rsidR="68647FE0">
        <w:rPr>
          <w:rFonts w:ascii="Aptos" w:hAnsi="Aptos" w:eastAsia="Aptos" w:cs="Aptos"/>
          <w:noProof w:val="0"/>
          <w:sz w:val="24"/>
          <w:szCs w:val="24"/>
          <w:lang w:val="nl-NL"/>
        </w:rPr>
        <w:t xml:space="preserve"> Medewerker IT-Support</w:t>
      </w:r>
      <w:r>
        <w:br/>
      </w:r>
      <w:r w:rsidRPr="27545D09" w:rsidR="68647FE0">
        <w:rPr>
          <w:rFonts w:ascii="Aptos" w:hAnsi="Aptos" w:eastAsia="Aptos" w:cs="Aptos"/>
          <w:noProof w:val="0"/>
          <w:sz w:val="24"/>
          <w:szCs w:val="24"/>
          <w:lang w:val="nl-NL"/>
        </w:rPr>
        <w:t xml:space="preserve"> </w:t>
      </w:r>
      <w:r w:rsidRPr="27545D09" w:rsidR="68647FE0">
        <w:rPr>
          <w:rFonts w:ascii="Aptos" w:hAnsi="Aptos" w:eastAsia="Aptos" w:cs="Aptos"/>
          <w:b w:val="1"/>
          <w:bCs w:val="1"/>
          <w:noProof w:val="0"/>
          <w:sz w:val="24"/>
          <w:szCs w:val="24"/>
          <w:lang w:val="nl-NL"/>
        </w:rPr>
        <w:t>ACX IT WORLD</w:t>
      </w:r>
    </w:p>
    <w:p w:rsidR="27545D09" w:rsidP="27545D09" w:rsidRDefault="27545D09" w14:paraId="28B9FF29" w14:textId="4AE1EA4E">
      <w:pPr>
        <w:spacing w:before="240" w:beforeAutospacing="off" w:after="240" w:afterAutospacing="off"/>
        <w:rPr>
          <w:rFonts w:ascii="Aptos" w:hAnsi="Aptos" w:eastAsia="Aptos" w:cs="Aptos"/>
          <w:b w:val="1"/>
          <w:bCs w:val="1"/>
          <w:noProof w:val="0"/>
          <w:sz w:val="24"/>
          <w:szCs w:val="24"/>
          <w:lang w:val="nl-NL"/>
        </w:rPr>
      </w:pPr>
    </w:p>
    <w:p w:rsidR="68647FE0" w:rsidP="27545D09" w:rsidRDefault="68647FE0" w14:paraId="528BC557" w14:textId="58F171AE">
      <w:pPr>
        <w:pStyle w:val="Normal"/>
        <w:spacing w:line="276" w:lineRule="auto"/>
        <w:rPr>
          <w:rFonts w:ascii="Aptos" w:hAnsi="Aptos" w:eastAsia="Aptos" w:cs="Aptos"/>
          <w:b w:val="1"/>
          <w:bCs w:val="1"/>
          <w:sz w:val="32"/>
          <w:szCs w:val="32"/>
          <w:lang w:val="nl-BE"/>
        </w:rPr>
      </w:pPr>
      <w:r w:rsidRPr="27545D09" w:rsidR="68647FE0">
        <w:rPr>
          <w:rFonts w:ascii="Aptos" w:hAnsi="Aptos" w:eastAsia="Aptos" w:cs="Aptos"/>
          <w:b w:val="1"/>
          <w:bCs w:val="1"/>
          <w:sz w:val="32"/>
          <w:szCs w:val="32"/>
          <w:lang w:val="nl-BE"/>
        </w:rPr>
        <w:t>Robbe Koreman</w:t>
      </w:r>
    </w:p>
    <w:p w:rsidR="27545D09" w:rsidP="27545D09" w:rsidRDefault="27545D09" w14:paraId="6B9778C8" w14:textId="509C71F0">
      <w:pPr>
        <w:pStyle w:val="Normal"/>
        <w:spacing w:line="276" w:lineRule="auto"/>
        <w:rPr>
          <w:rFonts w:ascii="Aptos" w:hAnsi="Aptos" w:eastAsia="Aptos" w:cs="Aptos"/>
          <w:b w:val="1"/>
          <w:bCs w:val="1"/>
          <w:sz w:val="32"/>
          <w:szCs w:val="32"/>
          <w:lang w:val="nl-BE"/>
        </w:rPr>
      </w:pPr>
    </w:p>
    <w:p w:rsidR="37CA5D5C" w:rsidP="27545D09" w:rsidRDefault="37CA5D5C" w14:paraId="77909C49" w14:textId="2CD4E70E">
      <w:pPr>
        <w:pStyle w:val="Normal"/>
        <w:spacing w:line="276" w:lineRule="auto"/>
      </w:pPr>
      <w:r w:rsidRPr="27545D09" w:rsidR="37CA5D5C">
        <w:rPr>
          <w:b w:val="1"/>
          <w:bCs w:val="1"/>
          <w:i w:val="0"/>
          <w:iCs w:val="0"/>
        </w:rPr>
        <w:t>Zonder AI:</w:t>
      </w:r>
    </w:p>
    <w:p w:rsidR="37CA5D5C" w:rsidP="27545D09" w:rsidRDefault="37CA5D5C" w14:paraId="62F48978" w14:textId="46D965A8">
      <w:pPr>
        <w:pStyle w:val="Normal"/>
        <w:spacing w:line="276" w:lineRule="auto"/>
        <w:rPr>
          <w:b w:val="0"/>
          <w:bCs w:val="0"/>
          <w:i w:val="0"/>
          <w:iCs w:val="0"/>
        </w:rPr>
      </w:pPr>
      <w:r w:rsidRPr="27545D09" w:rsidR="37CA5D5C">
        <w:rPr>
          <w:b w:val="0"/>
          <w:bCs w:val="0"/>
          <w:i w:val="0"/>
          <w:iCs w:val="0"/>
        </w:rPr>
        <w:t>Onderwerp: Defecte hanglamp</w:t>
      </w:r>
    </w:p>
    <w:p w:rsidR="27545D09" w:rsidP="27545D09" w:rsidRDefault="27545D09" w14:paraId="1CA7D687" w14:textId="59BE911D">
      <w:pPr>
        <w:pStyle w:val="Normal"/>
        <w:spacing w:after="0"/>
        <w:rPr>
          <w:b w:val="0"/>
          <w:bCs w:val="0"/>
          <w:lang w:val="en-US"/>
        </w:rPr>
      </w:pPr>
    </w:p>
    <w:p w:rsidR="5B5F69AC" w:rsidP="27545D09" w:rsidRDefault="5B5F69AC" w14:paraId="0C1475CD" w14:textId="4776F665">
      <w:pPr>
        <w:spacing w:after="0"/>
        <w:rPr>
          <w:lang w:val="en-US"/>
        </w:rPr>
      </w:pPr>
      <w:r w:rsidRPr="27545D09" w:rsidR="5B5F69AC">
        <w:rPr>
          <w:lang w:val="en-US"/>
        </w:rPr>
        <w:t>Geachte</w:t>
      </w:r>
      <w:r w:rsidRPr="27545D09" w:rsidR="5B5F69AC">
        <w:rPr>
          <w:lang w:val="en-US"/>
        </w:rPr>
        <w:t xml:space="preserve"> mevrouw </w:t>
      </w:r>
      <w:r w:rsidRPr="27545D09" w:rsidR="5B5F69AC">
        <w:rPr>
          <w:lang w:val="en-US"/>
        </w:rPr>
        <w:t>Vanvoorden</w:t>
      </w:r>
      <w:r w:rsidRPr="27545D09" w:rsidR="1685A2FE">
        <w:rPr>
          <w:lang w:val="en-US"/>
        </w:rPr>
        <w:t>,</w:t>
      </w:r>
    </w:p>
    <w:p w:rsidR="27545D09" w:rsidP="27545D09" w:rsidRDefault="27545D09" w14:paraId="091BA729" w14:textId="203B9412">
      <w:pPr>
        <w:spacing w:after="0"/>
        <w:rPr>
          <w:lang w:val="en-US"/>
        </w:rPr>
      </w:pPr>
    </w:p>
    <w:p w:rsidR="1685A2FE" w:rsidP="27545D09" w:rsidRDefault="1685A2FE" w14:paraId="2D563606" w14:textId="1C31FD81">
      <w:pPr>
        <w:rPr>
          <w:lang w:val="en-US"/>
        </w:rPr>
      </w:pPr>
      <w:r w:rsidRPr="27545D09" w:rsidR="1685A2FE">
        <w:rPr>
          <w:lang w:val="en-US"/>
        </w:rPr>
        <w:t>Bedankt</w:t>
      </w:r>
      <w:r w:rsidRPr="27545D09" w:rsidR="1685A2FE">
        <w:rPr>
          <w:lang w:val="en-US"/>
        </w:rPr>
        <w:t xml:space="preserve"> om </w:t>
      </w:r>
      <w:r w:rsidRPr="27545D09" w:rsidR="1685A2FE">
        <w:rPr>
          <w:lang w:val="en-US"/>
        </w:rPr>
        <w:t>ons</w:t>
      </w:r>
      <w:r w:rsidRPr="27545D09" w:rsidR="1685A2FE">
        <w:rPr>
          <w:lang w:val="en-US"/>
        </w:rPr>
        <w:t xml:space="preserve"> op de </w:t>
      </w:r>
      <w:r w:rsidRPr="27545D09" w:rsidR="1685A2FE">
        <w:rPr>
          <w:lang w:val="en-US"/>
        </w:rPr>
        <w:t>hoogte</w:t>
      </w:r>
      <w:r w:rsidRPr="27545D09" w:rsidR="1685A2FE">
        <w:rPr>
          <w:lang w:val="en-US"/>
        </w:rPr>
        <w:t xml:space="preserve"> </w:t>
      </w:r>
      <w:r w:rsidRPr="27545D09" w:rsidR="1685A2FE">
        <w:rPr>
          <w:lang w:val="en-US"/>
        </w:rPr>
        <w:t>te</w:t>
      </w:r>
      <w:r w:rsidRPr="27545D09" w:rsidR="1685A2FE">
        <w:rPr>
          <w:lang w:val="en-US"/>
        </w:rPr>
        <w:t xml:space="preserve"> </w:t>
      </w:r>
      <w:r w:rsidRPr="27545D09" w:rsidR="1685A2FE">
        <w:rPr>
          <w:lang w:val="en-US"/>
        </w:rPr>
        <w:t>brengen</w:t>
      </w:r>
      <w:r w:rsidRPr="27545D09" w:rsidR="1685A2FE">
        <w:rPr>
          <w:lang w:val="en-US"/>
        </w:rPr>
        <w:t xml:space="preserve"> van de </w:t>
      </w:r>
      <w:r w:rsidRPr="27545D09" w:rsidR="1685A2FE">
        <w:rPr>
          <w:lang w:val="en-US"/>
        </w:rPr>
        <w:t>defecte</w:t>
      </w:r>
      <w:r w:rsidRPr="27545D09" w:rsidR="1685A2FE">
        <w:rPr>
          <w:lang w:val="en-US"/>
        </w:rPr>
        <w:t xml:space="preserve"> IC-light S1 FLOS-Hanglamp.</w:t>
      </w:r>
    </w:p>
    <w:p w:rsidR="1685A2FE" w:rsidP="27545D09" w:rsidRDefault="1685A2FE" w14:paraId="484FC4C4" w14:textId="1B0982D9">
      <w:pPr>
        <w:pStyle w:val="Normal"/>
        <w:spacing w:after="0"/>
        <w:rPr>
          <w:lang w:val="en-US"/>
        </w:rPr>
      </w:pPr>
      <w:r w:rsidRPr="27545D09" w:rsidR="1685A2FE">
        <w:rPr>
          <w:lang w:val="en-US"/>
        </w:rPr>
        <w:t xml:space="preserve">Ik </w:t>
      </w:r>
      <w:r w:rsidRPr="27545D09" w:rsidR="1685A2FE">
        <w:rPr>
          <w:lang w:val="en-US"/>
        </w:rPr>
        <w:t>begreep</w:t>
      </w:r>
      <w:r w:rsidRPr="27545D09" w:rsidR="1685A2FE">
        <w:rPr>
          <w:lang w:val="en-US"/>
        </w:rPr>
        <w:t xml:space="preserve"> </w:t>
      </w:r>
      <w:r w:rsidRPr="27545D09" w:rsidR="1685A2FE">
        <w:rPr>
          <w:lang w:val="en-US"/>
        </w:rPr>
        <w:t>dat</w:t>
      </w:r>
      <w:r w:rsidRPr="27545D09" w:rsidR="1685A2FE">
        <w:rPr>
          <w:lang w:val="en-US"/>
        </w:rPr>
        <w:t xml:space="preserve"> de lamp </w:t>
      </w:r>
      <w:r w:rsidRPr="27545D09" w:rsidR="1685A2FE">
        <w:rPr>
          <w:lang w:val="en-US"/>
        </w:rPr>
        <w:t>kapot</w:t>
      </w:r>
      <w:r w:rsidRPr="27545D09" w:rsidR="1685A2FE">
        <w:rPr>
          <w:lang w:val="en-US"/>
        </w:rPr>
        <w:t xml:space="preserve"> </w:t>
      </w:r>
      <w:r w:rsidRPr="27545D09" w:rsidR="1685A2FE">
        <w:rPr>
          <w:lang w:val="en-US"/>
        </w:rPr>
        <w:t>gegaan</w:t>
      </w:r>
      <w:r w:rsidRPr="27545D09" w:rsidR="1685A2FE">
        <w:rPr>
          <w:lang w:val="en-US"/>
        </w:rPr>
        <w:t xml:space="preserve"> is </w:t>
      </w:r>
      <w:r w:rsidRPr="27545D09" w:rsidR="1685A2FE">
        <w:rPr>
          <w:lang w:val="en-US"/>
        </w:rPr>
        <w:t>na</w:t>
      </w:r>
      <w:r w:rsidRPr="27545D09" w:rsidR="1685A2FE">
        <w:rPr>
          <w:lang w:val="en-US"/>
        </w:rPr>
        <w:t xml:space="preserve"> </w:t>
      </w:r>
      <w:r w:rsidRPr="27545D09" w:rsidR="1685A2FE">
        <w:rPr>
          <w:lang w:val="en-US"/>
        </w:rPr>
        <w:t>een</w:t>
      </w:r>
      <w:r w:rsidRPr="27545D09" w:rsidR="1685A2FE">
        <w:rPr>
          <w:lang w:val="en-US"/>
        </w:rPr>
        <w:t xml:space="preserve"> </w:t>
      </w:r>
      <w:r w:rsidRPr="27545D09" w:rsidR="1685A2FE">
        <w:rPr>
          <w:lang w:val="en-US"/>
        </w:rPr>
        <w:t>kleine</w:t>
      </w:r>
      <w:r w:rsidRPr="27545D09" w:rsidR="1685A2FE">
        <w:rPr>
          <w:lang w:val="en-US"/>
        </w:rPr>
        <w:t xml:space="preserve"> schok,</w:t>
      </w:r>
    </w:p>
    <w:p w:rsidR="1685A2FE" w:rsidP="27545D09" w:rsidRDefault="1685A2FE" w14:paraId="36B2A7AA" w14:textId="06BC5B60">
      <w:pPr>
        <w:pStyle w:val="Normal"/>
        <w:spacing w:after="0"/>
        <w:rPr>
          <w:lang w:val="en-US"/>
        </w:rPr>
      </w:pPr>
      <w:r w:rsidRPr="27545D09" w:rsidR="1685A2FE">
        <w:rPr>
          <w:lang w:val="en-US"/>
        </w:rPr>
        <w:t>Helaas</w:t>
      </w:r>
      <w:r w:rsidRPr="27545D09" w:rsidR="1685A2FE">
        <w:rPr>
          <w:lang w:val="en-US"/>
        </w:rPr>
        <w:t xml:space="preserve"> </w:t>
      </w:r>
      <w:r w:rsidRPr="27545D09" w:rsidR="1685A2FE">
        <w:rPr>
          <w:lang w:val="en-US"/>
        </w:rPr>
        <w:t>valt</w:t>
      </w:r>
      <w:r w:rsidRPr="27545D09" w:rsidR="1685A2FE">
        <w:rPr>
          <w:lang w:val="en-US"/>
        </w:rPr>
        <w:t xml:space="preserve"> </w:t>
      </w:r>
      <w:r w:rsidRPr="27545D09" w:rsidR="1685A2FE">
        <w:rPr>
          <w:lang w:val="en-US"/>
        </w:rPr>
        <w:t>dit</w:t>
      </w:r>
      <w:r w:rsidRPr="27545D09" w:rsidR="1685A2FE">
        <w:rPr>
          <w:lang w:val="en-US"/>
        </w:rPr>
        <w:t xml:space="preserve"> </w:t>
      </w:r>
      <w:r w:rsidRPr="27545D09" w:rsidR="1685A2FE">
        <w:rPr>
          <w:lang w:val="en-US"/>
        </w:rPr>
        <w:t>niet</w:t>
      </w:r>
      <w:r w:rsidRPr="27545D09" w:rsidR="1685A2FE">
        <w:rPr>
          <w:lang w:val="en-US"/>
        </w:rPr>
        <w:t xml:space="preserve"> </w:t>
      </w:r>
      <w:r w:rsidRPr="27545D09" w:rsidR="1685A2FE">
        <w:rPr>
          <w:lang w:val="en-US"/>
        </w:rPr>
        <w:t>onder</w:t>
      </w:r>
      <w:r w:rsidRPr="27545D09" w:rsidR="1685A2FE">
        <w:rPr>
          <w:lang w:val="en-US"/>
        </w:rPr>
        <w:t xml:space="preserve"> de </w:t>
      </w:r>
      <w:r w:rsidRPr="27545D09" w:rsidR="1685A2FE">
        <w:rPr>
          <w:lang w:val="en-US"/>
        </w:rPr>
        <w:t>garantie</w:t>
      </w:r>
      <w:r w:rsidRPr="27545D09" w:rsidR="1685A2FE">
        <w:rPr>
          <w:lang w:val="en-US"/>
        </w:rPr>
        <w:t xml:space="preserve"> </w:t>
      </w:r>
      <w:r w:rsidRPr="27545D09" w:rsidR="1685A2FE">
        <w:rPr>
          <w:lang w:val="en-US"/>
        </w:rPr>
        <w:t>en</w:t>
      </w:r>
      <w:r w:rsidRPr="27545D09" w:rsidR="1685A2FE">
        <w:rPr>
          <w:lang w:val="en-US"/>
        </w:rPr>
        <w:t xml:space="preserve"> </w:t>
      </w:r>
      <w:r w:rsidRPr="27545D09" w:rsidR="1685A2FE">
        <w:rPr>
          <w:lang w:val="en-US"/>
        </w:rPr>
        <w:t>kunnen</w:t>
      </w:r>
      <w:r w:rsidRPr="27545D09" w:rsidR="1685A2FE">
        <w:rPr>
          <w:lang w:val="en-US"/>
        </w:rPr>
        <w:t xml:space="preserve"> we u </w:t>
      </w:r>
      <w:r w:rsidRPr="27545D09" w:rsidR="1685A2FE">
        <w:rPr>
          <w:lang w:val="en-US"/>
        </w:rPr>
        <w:t>niet</w:t>
      </w:r>
      <w:r w:rsidRPr="27545D09" w:rsidR="1685A2FE">
        <w:rPr>
          <w:lang w:val="en-US"/>
        </w:rPr>
        <w:t xml:space="preserve"> gratis </w:t>
      </w:r>
      <w:r w:rsidRPr="27545D09" w:rsidR="1685A2FE">
        <w:rPr>
          <w:lang w:val="en-US"/>
        </w:rPr>
        <w:t>een</w:t>
      </w:r>
      <w:r w:rsidRPr="27545D09" w:rsidR="1685A2FE">
        <w:rPr>
          <w:lang w:val="en-US"/>
        </w:rPr>
        <w:t xml:space="preserve"> nieuwe lamp </w:t>
      </w:r>
      <w:r w:rsidRPr="27545D09" w:rsidR="1685A2FE">
        <w:rPr>
          <w:lang w:val="en-US"/>
        </w:rPr>
        <w:t>opsturen</w:t>
      </w:r>
      <w:r w:rsidRPr="27545D09" w:rsidR="1685A2FE">
        <w:rPr>
          <w:lang w:val="en-US"/>
        </w:rPr>
        <w:t>.</w:t>
      </w:r>
    </w:p>
    <w:p w:rsidR="1685A2FE" w:rsidP="27545D09" w:rsidRDefault="1685A2FE" w14:paraId="116D302D" w14:textId="3B16A3DF">
      <w:pPr>
        <w:pStyle w:val="Normal"/>
        <w:spacing w:after="0"/>
        <w:rPr>
          <w:lang w:val="en-US"/>
        </w:rPr>
      </w:pPr>
      <w:r w:rsidRPr="5AD10C44" w:rsidR="1685A2FE">
        <w:rPr>
          <w:lang w:val="en-US"/>
        </w:rPr>
        <w:t xml:space="preserve">In de </w:t>
      </w:r>
      <w:r w:rsidRPr="5AD10C44" w:rsidR="1685A2FE">
        <w:rPr>
          <w:lang w:val="en-US"/>
        </w:rPr>
        <w:t>handleiding</w:t>
      </w:r>
      <w:r w:rsidRPr="5AD10C44" w:rsidR="1685A2FE">
        <w:rPr>
          <w:lang w:val="en-US"/>
        </w:rPr>
        <w:t xml:space="preserve"> </w:t>
      </w:r>
      <w:r w:rsidRPr="5AD10C44" w:rsidR="1685A2FE">
        <w:rPr>
          <w:lang w:val="en-US"/>
        </w:rPr>
        <w:t>staat</w:t>
      </w:r>
      <w:r w:rsidRPr="5AD10C44" w:rsidR="1685A2FE">
        <w:rPr>
          <w:lang w:val="en-US"/>
        </w:rPr>
        <w:t xml:space="preserve"> </w:t>
      </w:r>
      <w:r w:rsidRPr="5AD10C44" w:rsidR="1685A2FE">
        <w:rPr>
          <w:lang w:val="en-US"/>
        </w:rPr>
        <w:t>dat</w:t>
      </w:r>
      <w:r w:rsidRPr="5AD10C44" w:rsidR="1685A2FE">
        <w:rPr>
          <w:lang w:val="en-US"/>
        </w:rPr>
        <w:t xml:space="preserve"> de lamp </w:t>
      </w:r>
      <w:del w:author="Saskia Schoefs" w:date="2025-10-20T07:41:57.764Z" w:id="55082294">
        <w:r w:rsidRPr="5AD10C44" w:rsidDel="1685A2FE">
          <w:rPr>
            <w:lang w:val="en-US"/>
          </w:rPr>
          <w:delText>dient</w:delText>
        </w:r>
        <w:r w:rsidRPr="5AD10C44" w:rsidDel="1685A2FE">
          <w:rPr>
            <w:lang w:val="en-US"/>
          </w:rPr>
          <w:delText xml:space="preserve"> </w:delText>
        </w:r>
      </w:del>
      <w:r w:rsidRPr="5AD10C44" w:rsidR="1685A2FE">
        <w:rPr>
          <w:lang w:val="en-US"/>
        </w:rPr>
        <w:t xml:space="preserve">met </w:t>
      </w:r>
      <w:r w:rsidRPr="5AD10C44" w:rsidR="1685A2FE">
        <w:rPr>
          <w:lang w:val="en-US"/>
        </w:rPr>
        <w:t>uiterste</w:t>
      </w:r>
      <w:r w:rsidRPr="5AD10C44" w:rsidR="1685A2FE">
        <w:rPr>
          <w:lang w:val="en-US"/>
        </w:rPr>
        <w:t xml:space="preserve"> </w:t>
      </w:r>
      <w:r w:rsidRPr="5AD10C44" w:rsidR="1685A2FE">
        <w:rPr>
          <w:lang w:val="en-US"/>
        </w:rPr>
        <w:t>voorzichtigheid</w:t>
      </w:r>
      <w:r w:rsidRPr="5AD10C44" w:rsidR="1685A2FE">
        <w:rPr>
          <w:lang w:val="en-US"/>
        </w:rPr>
        <w:t xml:space="preserve"> door </w:t>
      </w:r>
      <w:r w:rsidRPr="5AD10C44" w:rsidR="1685A2FE">
        <w:rPr>
          <w:lang w:val="en-US"/>
        </w:rPr>
        <w:t>een</w:t>
      </w:r>
      <w:r w:rsidRPr="5AD10C44" w:rsidR="1685A2FE">
        <w:rPr>
          <w:lang w:val="en-US"/>
        </w:rPr>
        <w:t xml:space="preserve"> </w:t>
      </w:r>
      <w:r w:rsidRPr="5AD10C44" w:rsidR="1685A2FE">
        <w:rPr>
          <w:lang w:val="en-US"/>
        </w:rPr>
        <w:t>gecertificeerd</w:t>
      </w:r>
      <w:r w:rsidRPr="5AD10C44" w:rsidR="1685A2FE">
        <w:rPr>
          <w:lang w:val="en-US"/>
        </w:rPr>
        <w:t xml:space="preserve"> </w:t>
      </w:r>
      <w:r w:rsidRPr="5AD10C44" w:rsidR="1685A2FE">
        <w:rPr>
          <w:highlight w:val="cyan"/>
          <w:lang w:val="en-US"/>
          <w:rPrChange w:author="Saskia Schoefs" w:date="2025-10-20T07:41:54.376Z" w:id="1796489743">
            <w:rPr>
              <w:lang w:val="en-US"/>
            </w:rPr>
          </w:rPrChange>
        </w:rPr>
        <w:t>technieker</w:t>
      </w:r>
      <w:r w:rsidRPr="5AD10C44" w:rsidR="1685A2FE">
        <w:rPr>
          <w:lang w:val="en-US"/>
        </w:rPr>
        <w:t xml:space="preserve"> </w:t>
      </w:r>
      <w:r w:rsidRPr="5AD10C44" w:rsidR="1685A2FE">
        <w:rPr>
          <w:lang w:val="en-US"/>
        </w:rPr>
        <w:t>dient</w:t>
      </w:r>
      <w:r w:rsidRPr="5AD10C44" w:rsidR="1685A2FE">
        <w:rPr>
          <w:lang w:val="en-US"/>
        </w:rPr>
        <w:t xml:space="preserve"> </w:t>
      </w:r>
      <w:r w:rsidRPr="5AD10C44" w:rsidR="1685A2FE">
        <w:rPr>
          <w:lang w:val="en-US"/>
        </w:rPr>
        <w:t>geinstalleerd</w:t>
      </w:r>
      <w:r w:rsidRPr="5AD10C44" w:rsidR="1685A2FE">
        <w:rPr>
          <w:lang w:val="en-US"/>
        </w:rPr>
        <w:t xml:space="preserve"> </w:t>
      </w:r>
      <w:r w:rsidRPr="5AD10C44" w:rsidR="1685A2FE">
        <w:rPr>
          <w:lang w:val="en-US"/>
        </w:rPr>
        <w:t>te</w:t>
      </w:r>
      <w:r w:rsidRPr="5AD10C44" w:rsidR="1685A2FE">
        <w:rPr>
          <w:lang w:val="en-US"/>
        </w:rPr>
        <w:t xml:space="preserve"> </w:t>
      </w:r>
      <w:r w:rsidRPr="5AD10C44" w:rsidR="1685A2FE">
        <w:rPr>
          <w:lang w:val="en-US"/>
        </w:rPr>
        <w:t>worden</w:t>
      </w:r>
      <w:r w:rsidRPr="5AD10C44" w:rsidR="1685A2FE">
        <w:rPr>
          <w:lang w:val="en-US"/>
        </w:rPr>
        <w:t>.</w:t>
      </w:r>
    </w:p>
    <w:p w:rsidR="1685A2FE" w:rsidP="27545D09" w:rsidRDefault="1685A2FE" w14:paraId="171851A4" w14:textId="472FCC65">
      <w:pPr>
        <w:pStyle w:val="Normal"/>
        <w:spacing w:after="0"/>
        <w:rPr>
          <w:lang w:val="en-US"/>
        </w:rPr>
      </w:pPr>
      <w:r w:rsidRPr="5AD10C44" w:rsidR="1685A2FE">
        <w:rPr>
          <w:lang w:val="en-US"/>
        </w:rPr>
        <w:t xml:space="preserve">Ook </w:t>
      </w:r>
      <w:r w:rsidRPr="5AD10C44" w:rsidR="1685A2FE">
        <w:rPr>
          <w:lang w:val="en-US"/>
        </w:rPr>
        <w:t>plakken</w:t>
      </w:r>
      <w:r w:rsidRPr="5AD10C44" w:rsidR="1685A2FE">
        <w:rPr>
          <w:lang w:val="en-US"/>
        </w:rPr>
        <w:t xml:space="preserve"> er </w:t>
      </w:r>
      <w:r w:rsidRPr="5AD10C44" w:rsidR="1685A2FE">
        <w:rPr>
          <w:lang w:val="en-US"/>
        </w:rPr>
        <w:t>duidelijke</w:t>
      </w:r>
      <w:r w:rsidRPr="5AD10C44" w:rsidR="1685A2FE">
        <w:rPr>
          <w:lang w:val="en-US"/>
        </w:rPr>
        <w:t xml:space="preserve"> stickers op de lamp </w:t>
      </w:r>
      <w:r w:rsidRPr="5AD10C44" w:rsidR="1685A2FE">
        <w:rPr>
          <w:lang w:val="en-US"/>
        </w:rPr>
        <w:t>en</w:t>
      </w:r>
      <w:r w:rsidRPr="5AD10C44" w:rsidR="1685A2FE">
        <w:rPr>
          <w:lang w:val="en-US"/>
        </w:rPr>
        <w:t xml:space="preserve"> de </w:t>
      </w:r>
      <w:r w:rsidRPr="5AD10C44" w:rsidR="1685A2FE">
        <w:rPr>
          <w:lang w:val="en-US"/>
        </w:rPr>
        <w:t>doos</w:t>
      </w:r>
      <w:r w:rsidRPr="5AD10C44" w:rsidR="1685A2FE">
        <w:rPr>
          <w:lang w:val="en-US"/>
        </w:rPr>
        <w:t xml:space="preserve"> </w:t>
      </w:r>
      <w:r w:rsidRPr="5AD10C44" w:rsidR="1685A2FE">
        <w:rPr>
          <w:lang w:val="en-US"/>
        </w:rPr>
        <w:t>dat</w:t>
      </w:r>
      <w:r w:rsidRPr="5AD10C44" w:rsidR="1685A2FE">
        <w:rPr>
          <w:lang w:val="en-US"/>
        </w:rPr>
        <w:t xml:space="preserve"> het </w:t>
      </w:r>
      <w:ins w:author="Saskia Schoefs" w:date="2025-10-20T07:42:07.092Z" w:id="1801215357">
        <w:r w:rsidRPr="5AD10C44" w:rsidR="36F7D1E4">
          <w:rPr>
            <w:lang w:val="en-US"/>
          </w:rPr>
          <w:t xml:space="preserve">artikel </w:t>
        </w:r>
      </w:ins>
      <w:r w:rsidRPr="5AD10C44" w:rsidR="1685A2FE">
        <w:rPr>
          <w:lang w:val="en-US"/>
        </w:rPr>
        <w:t>breekbaar</w:t>
      </w:r>
      <w:r w:rsidRPr="5AD10C44" w:rsidR="1685A2FE">
        <w:rPr>
          <w:lang w:val="en-US"/>
        </w:rPr>
        <w:t xml:space="preserve"> is.</w:t>
      </w:r>
    </w:p>
    <w:p w:rsidR="27545D09" w:rsidP="27545D09" w:rsidRDefault="27545D09" w14:paraId="3C09EA1F" w14:textId="303394AF">
      <w:pPr>
        <w:spacing w:after="0"/>
        <w:rPr>
          <w:lang w:val="nl-BE"/>
        </w:rPr>
      </w:pPr>
      <w:ins w:author="Saskia Schoefs" w:date="2025-10-20T07:42:16.103Z" w:id="1022807775">
        <w:r w:rsidRPr="5AD10C44" w:rsidR="773CBE5B">
          <w:rPr>
            <w:lang w:val="nl-BE"/>
          </w:rPr>
          <w:t xml:space="preserve">Subalinea's </w:t>
        </w:r>
      </w:ins>
    </w:p>
    <w:p w:rsidR="1685A2FE" w:rsidP="27545D09" w:rsidRDefault="1685A2FE" w14:paraId="0FAF9308" w14:textId="36567440">
      <w:pPr>
        <w:spacing w:after="0"/>
        <w:rPr>
          <w:lang w:val="nl-BE"/>
        </w:rPr>
      </w:pPr>
      <w:r w:rsidRPr="27545D09" w:rsidR="1685A2FE">
        <w:rPr>
          <w:lang w:val="nl-BE"/>
        </w:rPr>
        <w:t>We kunnen u wel een compensatie aanbieden van 5% korting op uw volgende bestelling.</w:t>
      </w:r>
    </w:p>
    <w:p w:rsidR="27545D09" w:rsidP="27545D09" w:rsidRDefault="27545D09" w14:paraId="35832864">
      <w:pPr>
        <w:spacing w:after="0"/>
        <w:rPr>
          <w:lang w:val="nl-BE"/>
        </w:rPr>
      </w:pPr>
    </w:p>
    <w:p w:rsidR="1685A2FE" w:rsidP="27545D09" w:rsidRDefault="1685A2FE" w14:paraId="36F80C72" w14:textId="134B9B02">
      <w:pPr>
        <w:spacing w:after="0"/>
        <w:rPr>
          <w:lang w:val="nl-BE"/>
        </w:rPr>
      </w:pPr>
      <w:r w:rsidRPr="27545D09" w:rsidR="1685A2FE">
        <w:rPr>
          <w:lang w:val="nl-BE"/>
        </w:rPr>
        <w:t>Hopelijk zijn al uw vragen beantwoord na deze mail.</w:t>
      </w:r>
    </w:p>
    <w:p w:rsidR="1685A2FE" w:rsidP="27545D09" w:rsidRDefault="1685A2FE" w14:paraId="0BF7C32B" w14:textId="65452EAA">
      <w:pPr>
        <w:spacing w:after="0"/>
        <w:rPr>
          <w:lang w:val="nl-BE"/>
        </w:rPr>
      </w:pPr>
      <w:del w:author="Saskia Schoefs" w:date="2025-10-20T07:42:32.327Z" w:id="408860394">
        <w:r w:rsidRPr="5AD10C44" w:rsidDel="1685A2FE">
          <w:rPr>
            <w:lang w:val="nl-BE"/>
          </w:rPr>
          <w:delText xml:space="preserve">Moest </w:delText>
        </w:r>
      </w:del>
      <w:ins w:author="Saskia Schoefs" w:date="2025-10-20T07:42:38.75Z" w:id="1107308351">
        <w:r w:rsidRPr="5AD10C44" w:rsidR="620144ED">
          <w:rPr>
            <w:lang w:val="nl-BE"/>
          </w:rPr>
          <w:t xml:space="preserve"> Mocht (moest = tussentaal) </w:t>
        </w:r>
      </w:ins>
      <w:r w:rsidRPr="5AD10C44" w:rsidR="1685A2FE">
        <w:rPr>
          <w:lang w:val="nl-BE"/>
        </w:rPr>
        <w:t>u toch nog vragen hebben</w:t>
      </w:r>
      <w:ins w:author="Saskia Schoefs" w:date="2025-10-20T07:42:43.605Z" w:id="259713184">
        <w:r w:rsidRPr="5AD10C44" w:rsidR="36D02E36">
          <w:rPr>
            <w:lang w:val="nl-BE"/>
          </w:rPr>
          <w:t xml:space="preserve"> komma hier</w:t>
        </w:r>
      </w:ins>
      <w:r w:rsidRPr="5AD10C44" w:rsidR="1685A2FE">
        <w:rPr>
          <w:lang w:val="nl-BE"/>
        </w:rPr>
        <w:t xml:space="preserve"> aarzel niet om ons te contacteren.</w:t>
      </w:r>
    </w:p>
    <w:p w:rsidR="27545D09" w:rsidP="27545D09" w:rsidRDefault="27545D09" w14:paraId="5DAA34A8">
      <w:pPr>
        <w:spacing w:after="0"/>
        <w:rPr>
          <w:lang w:val="nl-BE"/>
        </w:rPr>
      </w:pPr>
    </w:p>
    <w:p w:rsidR="5B5F69AC" w:rsidP="27545D09" w:rsidRDefault="5B5F69AC" w14:paraId="778E990B" w14:textId="0955FC6A">
      <w:pPr>
        <w:spacing w:after="0"/>
        <w:rPr>
          <w:lang w:val="nl-BE"/>
        </w:rPr>
      </w:pPr>
      <w:r w:rsidRPr="27545D09" w:rsidR="5B5F69AC">
        <w:rPr>
          <w:lang w:val="nl-BE"/>
        </w:rPr>
        <w:t>Met vriendelijke groet</w:t>
      </w:r>
      <w:r w:rsidRPr="27545D09" w:rsidR="28B0D540">
        <w:rPr>
          <w:lang w:val="nl-BE"/>
        </w:rPr>
        <w:t>en,</w:t>
      </w:r>
    </w:p>
    <w:p w:rsidR="28B0D540" w:rsidP="27545D09" w:rsidRDefault="28B0D540" w14:paraId="35129257" w14:textId="2062F92C">
      <w:pPr>
        <w:pStyle w:val="Normal"/>
        <w:suppressLineNumbers w:val="0"/>
        <w:bidi w:val="0"/>
        <w:spacing w:before="0" w:beforeAutospacing="off" w:after="0" w:afterAutospacing="off" w:line="279" w:lineRule="auto"/>
        <w:ind w:left="0" w:right="0"/>
        <w:jc w:val="left"/>
      </w:pPr>
      <w:r w:rsidRPr="27545D09" w:rsidR="28B0D540">
        <w:rPr>
          <w:lang w:val="nl-BE"/>
        </w:rPr>
        <w:t>Robbe Koreman</w:t>
      </w:r>
    </w:p>
    <w:p w:rsidR="5B5F69AC" w:rsidP="27545D09" w:rsidRDefault="5B5F69AC" w14:noSpellErr="1" w14:paraId="589D8297" w14:textId="5C1444B5">
      <w:pPr>
        <w:spacing w:after="0"/>
        <w:rPr>
          <w:lang w:val="nl-BE"/>
        </w:rPr>
      </w:pPr>
      <w:r w:rsidRPr="27545D09" w:rsidR="5B5F69AC">
        <w:rPr>
          <w:lang w:val="nl-BE"/>
        </w:rPr>
        <w:t>Medewerker Klantendienst</w:t>
      </w:r>
    </w:p>
    <w:p w:rsidR="5B5F69AC" w:rsidP="27545D09" w:rsidRDefault="5B5F69AC" w14:noSpellErr="1" w14:paraId="44A94F50" w14:textId="7B281420">
      <w:pPr>
        <w:spacing w:after="0"/>
        <w:rPr>
          <w:lang w:val="en-US"/>
        </w:rPr>
      </w:pPr>
      <w:r w:rsidRPr="27545D09" w:rsidR="5B5F69AC">
        <w:rPr>
          <w:lang w:val="en-US"/>
        </w:rPr>
        <w:t>Mister Design</w:t>
      </w:r>
    </w:p>
    <w:p w:rsidR="27545D09" w:rsidP="27545D09" w:rsidRDefault="27545D09" w14:paraId="0DD1DF86">
      <w:pPr>
        <w:spacing w:after="0"/>
        <w:rPr>
          <w:lang w:val="nl-BE"/>
        </w:rPr>
      </w:pPr>
    </w:p>
    <w:p w:rsidR="27545D09" w:rsidRDefault="27545D09" w14:paraId="3DBC0C27" w14:textId="75FB808D">
      <w:r>
        <w:br w:type="page"/>
      </w:r>
    </w:p>
    <w:p w:rsidR="1ADAE445" w:rsidP="27545D09" w:rsidRDefault="1ADAE445" w14:paraId="7F6666B8" w14:textId="40667FBC">
      <w:pPr>
        <w:pStyle w:val="Normal"/>
        <w:spacing w:after="0"/>
        <w:rPr>
          <w:b w:val="1"/>
          <w:bCs w:val="1"/>
          <w:lang w:val="nl-BE"/>
        </w:rPr>
      </w:pPr>
      <w:r w:rsidRPr="27545D09" w:rsidR="1ADAE445">
        <w:rPr>
          <w:b w:val="1"/>
          <w:bCs w:val="1"/>
          <w:lang w:val="nl-BE"/>
        </w:rPr>
        <w:t>Met AI:</w:t>
      </w:r>
    </w:p>
    <w:p w:rsidR="1ADAE445" w:rsidP="27545D09" w:rsidRDefault="1ADAE445" w14:paraId="303EEFFE" w14:textId="7FC083C5">
      <w:pPr>
        <w:pStyle w:val="Normal"/>
        <w:spacing w:after="0"/>
        <w:rPr>
          <w:b w:val="0"/>
          <w:bCs w:val="0"/>
          <w:lang w:val="nl-BE"/>
        </w:rPr>
      </w:pPr>
      <w:r w:rsidRPr="27545D09" w:rsidR="1ADAE445">
        <w:rPr>
          <w:b w:val="0"/>
          <w:bCs w:val="0"/>
          <w:lang w:val="nl-BE"/>
        </w:rPr>
        <w:t>Zelfde prompt als vorige opdracht.</w:t>
      </w:r>
    </w:p>
    <w:p w:rsidR="27545D09" w:rsidP="27545D09" w:rsidRDefault="27545D09" w14:paraId="522486DC" w14:textId="26BF2658">
      <w:pPr>
        <w:pStyle w:val="Normal"/>
        <w:spacing w:after="0"/>
        <w:rPr>
          <w:b w:val="0"/>
          <w:bCs w:val="0"/>
          <w:lang w:val="nl-BE"/>
        </w:rPr>
      </w:pPr>
    </w:p>
    <w:p w:rsidR="1ADAE445" w:rsidP="27545D09" w:rsidRDefault="1ADAE445" w14:paraId="082A2E1D" w14:textId="43DE1F25">
      <w:pPr>
        <w:spacing w:before="240" w:beforeAutospacing="off" w:after="240" w:afterAutospacing="off"/>
      </w:pPr>
      <w:r w:rsidRPr="27545D09" w:rsidR="1ADAE445">
        <w:rPr>
          <w:rFonts w:ascii="Aptos" w:hAnsi="Aptos" w:eastAsia="Aptos" w:cs="Aptos"/>
          <w:b w:val="0"/>
          <w:bCs w:val="0"/>
          <w:noProof w:val="0"/>
          <w:sz w:val="24"/>
          <w:szCs w:val="24"/>
          <w:lang w:val="nl-BE"/>
        </w:rPr>
        <w:t>Onderwerp</w:t>
      </w:r>
      <w:r w:rsidRPr="27545D09" w:rsidR="1ADAE445">
        <w:rPr>
          <w:rFonts w:ascii="Aptos" w:hAnsi="Aptos" w:eastAsia="Aptos" w:cs="Aptos"/>
          <w:b w:val="1"/>
          <w:bCs w:val="1"/>
          <w:noProof w:val="0"/>
          <w:sz w:val="24"/>
          <w:szCs w:val="24"/>
          <w:lang w:val="nl-BE"/>
        </w:rPr>
        <w:t>:</w:t>
      </w:r>
      <w:r w:rsidRPr="27545D09" w:rsidR="1ADAE445">
        <w:rPr>
          <w:rFonts w:ascii="Aptos" w:hAnsi="Aptos" w:eastAsia="Aptos" w:cs="Aptos"/>
          <w:noProof w:val="0"/>
          <w:sz w:val="24"/>
          <w:szCs w:val="24"/>
          <w:lang w:val="nl-BE"/>
        </w:rPr>
        <w:t xml:space="preserve"> Defecte hanglamp</w:t>
      </w:r>
    </w:p>
    <w:p w:rsidR="1ADAE445" w:rsidP="27545D09" w:rsidRDefault="1ADAE445" w14:paraId="6100C21F" w14:textId="4F6E4220">
      <w:pPr>
        <w:spacing w:before="240" w:beforeAutospacing="off" w:after="240" w:afterAutospacing="off"/>
      </w:pPr>
      <w:r w:rsidRPr="27545D09" w:rsidR="1ADAE445">
        <w:rPr>
          <w:rFonts w:ascii="Aptos" w:hAnsi="Aptos" w:eastAsia="Aptos" w:cs="Aptos"/>
          <w:noProof w:val="0"/>
          <w:sz w:val="24"/>
          <w:szCs w:val="24"/>
          <w:lang w:val="nl-BE"/>
        </w:rPr>
        <w:t>Geachte mevrouw Vanvoorden,</w:t>
      </w:r>
    </w:p>
    <w:p w:rsidR="1ADAE445" w:rsidP="27545D09" w:rsidRDefault="1ADAE445" w14:paraId="1628AF32" w14:textId="60E5E9C9">
      <w:pPr>
        <w:spacing w:before="240" w:beforeAutospacing="off" w:after="240" w:afterAutospacing="off"/>
      </w:pPr>
      <w:r w:rsidRPr="27545D09" w:rsidR="1ADAE445">
        <w:rPr>
          <w:rFonts w:ascii="Aptos" w:hAnsi="Aptos" w:eastAsia="Aptos" w:cs="Aptos"/>
          <w:noProof w:val="0"/>
          <w:sz w:val="24"/>
          <w:szCs w:val="24"/>
          <w:lang w:val="nl-BE"/>
        </w:rPr>
        <w:t>Bedankt dat u ons op de hoogte heeft gebracht van de defecte IC-Light S1 FLOS-hanglamp.</w:t>
      </w:r>
    </w:p>
    <w:p w:rsidR="1ADAE445" w:rsidP="27545D09" w:rsidRDefault="1ADAE445" w14:paraId="434E0DFE" w14:textId="638DF8B2">
      <w:pPr>
        <w:spacing w:before="240" w:beforeAutospacing="off" w:after="240" w:afterAutospacing="off"/>
      </w:pPr>
      <w:r w:rsidRPr="5AD10C44" w:rsidR="1ADAE445">
        <w:rPr>
          <w:rFonts w:ascii="Aptos" w:hAnsi="Aptos" w:eastAsia="Aptos" w:cs="Aptos"/>
          <w:noProof w:val="0"/>
          <w:sz w:val="24"/>
          <w:szCs w:val="24"/>
          <w:lang w:val="nl-BE"/>
        </w:rPr>
        <w:t>Ik begreep dat de lamp beschadigd raakte na een kleine schok.</w:t>
      </w:r>
      <w:r>
        <w:br/>
      </w:r>
      <w:r w:rsidRPr="5AD10C44" w:rsidR="1ADAE445">
        <w:rPr>
          <w:rFonts w:ascii="Aptos" w:hAnsi="Aptos" w:eastAsia="Aptos" w:cs="Aptos"/>
          <w:noProof w:val="0"/>
          <w:sz w:val="24"/>
          <w:szCs w:val="24"/>
          <w:lang w:val="nl-BE"/>
        </w:rPr>
        <w:t xml:space="preserve"> Helaas valt dit niet onder de garantie, en </w:t>
      </w:r>
      <w:ins w:author="Saskia Schoefs" w:date="2025-10-20T07:42:59.947Z" w:id="1193458334">
        <w:r w:rsidRPr="5AD10C44" w:rsidR="5FE6EB14">
          <w:rPr>
            <w:rFonts w:ascii="Aptos" w:hAnsi="Aptos" w:eastAsia="Aptos" w:cs="Aptos"/>
            <w:noProof w:val="0"/>
            <w:sz w:val="24"/>
            <w:szCs w:val="24"/>
            <w:lang w:val="nl-BE"/>
          </w:rPr>
          <w:t>gebruik geen</w:t>
        </w:r>
      </w:ins>
      <w:ins w:author="Saskia Schoefs" w:date="2025-10-20T07:43:11.641Z" w:id="55074827">
        <w:r w:rsidRPr="5AD10C44" w:rsidR="5FE6EB14">
          <w:rPr>
            <w:rFonts w:ascii="Aptos" w:hAnsi="Aptos" w:eastAsia="Aptos" w:cs="Aptos"/>
            <w:noProof w:val="0"/>
            <w:sz w:val="24"/>
            <w:szCs w:val="24"/>
            <w:lang w:val="nl-BE"/>
          </w:rPr>
          <w:t xml:space="preserve"> komma voor ‘en’ (dat komt uit het Engels, maar is niet gebruikelijk in het Ndls) </w:t>
        </w:r>
      </w:ins>
      <w:r w:rsidRPr="5AD10C44" w:rsidR="1ADAE445">
        <w:rPr>
          <w:rFonts w:ascii="Aptos" w:hAnsi="Aptos" w:eastAsia="Aptos" w:cs="Aptos"/>
          <w:noProof w:val="0"/>
          <w:sz w:val="24"/>
          <w:szCs w:val="24"/>
          <w:lang w:val="nl-BE"/>
        </w:rPr>
        <w:t>kunnen wij u daarom geen nieuwe lamp kosteloos opsturen.</w:t>
      </w:r>
    </w:p>
    <w:p w:rsidR="1ADAE445" w:rsidP="27545D09" w:rsidRDefault="1ADAE445" w14:paraId="6AED1E90" w14:textId="0F8DA9C5">
      <w:pPr>
        <w:spacing w:before="240" w:beforeAutospacing="off" w:after="240" w:afterAutospacing="off"/>
      </w:pPr>
      <w:r w:rsidRPr="5AD10C44" w:rsidR="1ADAE445">
        <w:rPr>
          <w:rFonts w:ascii="Aptos" w:hAnsi="Aptos" w:eastAsia="Aptos" w:cs="Aptos"/>
          <w:noProof w:val="0"/>
          <w:sz w:val="24"/>
          <w:szCs w:val="24"/>
          <w:lang w:val="nl-BE"/>
        </w:rPr>
        <w:t xml:space="preserve">In de handleiding staat vermeld dat de lamp met uiterste voorzichtigheid door een gecertificeerde </w:t>
      </w:r>
      <w:r w:rsidRPr="5AD10C44" w:rsidR="1ADAE445">
        <w:rPr>
          <w:rFonts w:ascii="Aptos" w:hAnsi="Aptos" w:eastAsia="Aptos" w:cs="Aptos"/>
          <w:noProof w:val="0"/>
          <w:sz w:val="24"/>
          <w:szCs w:val="24"/>
          <w:highlight w:val="cyan"/>
          <w:lang w:val="nl-BE"/>
          <w:rPrChange w:author="Saskia Schoefs" w:date="2025-10-20T07:43:24.037Z" w:id="506698342">
            <w:rPr>
              <w:rFonts w:ascii="Aptos" w:hAnsi="Aptos" w:eastAsia="Aptos" w:cs="Aptos"/>
              <w:noProof w:val="0"/>
              <w:sz w:val="24"/>
              <w:szCs w:val="24"/>
              <w:lang w:val="nl-BE"/>
            </w:rPr>
          </w:rPrChange>
        </w:rPr>
        <w:t>technieker</w:t>
      </w:r>
      <w:r w:rsidRPr="5AD10C44" w:rsidR="1ADAE445">
        <w:rPr>
          <w:rFonts w:ascii="Aptos" w:hAnsi="Aptos" w:eastAsia="Aptos" w:cs="Aptos"/>
          <w:noProof w:val="0"/>
          <w:sz w:val="24"/>
          <w:szCs w:val="24"/>
          <w:lang w:val="nl-BE"/>
        </w:rPr>
        <w:t xml:space="preserve"> moet worden geïnstalleerd.</w:t>
      </w:r>
      <w:r>
        <w:br/>
      </w:r>
      <w:r w:rsidRPr="5AD10C44" w:rsidR="1ADAE445">
        <w:rPr>
          <w:rFonts w:ascii="Aptos" w:hAnsi="Aptos" w:eastAsia="Aptos" w:cs="Aptos"/>
          <w:noProof w:val="0"/>
          <w:sz w:val="24"/>
          <w:szCs w:val="24"/>
          <w:lang w:val="nl-BE"/>
        </w:rPr>
        <w:t xml:space="preserve"> Ook zijn er duidelijke stickers aangebracht op zowel de lamp als de verpakking die aangeven dat het om een breekbaar product gaat.</w:t>
      </w:r>
    </w:p>
    <w:p w:rsidR="1ADAE445" w:rsidP="27545D09" w:rsidRDefault="1ADAE445" w14:paraId="31E6CA50" w14:textId="10E3E085">
      <w:pPr>
        <w:spacing w:before="240" w:beforeAutospacing="off" w:after="240" w:afterAutospacing="off"/>
      </w:pPr>
      <w:r w:rsidRPr="27545D09" w:rsidR="1ADAE445">
        <w:rPr>
          <w:rFonts w:ascii="Aptos" w:hAnsi="Aptos" w:eastAsia="Aptos" w:cs="Aptos"/>
          <w:noProof w:val="0"/>
          <w:sz w:val="24"/>
          <w:szCs w:val="24"/>
          <w:lang w:val="nl-BE"/>
        </w:rPr>
        <w:t>Wij kunnen u wel een compensatie aanbieden in de vorm van 5% korting op uw volgende bestelling.</w:t>
      </w:r>
    </w:p>
    <w:p w:rsidR="1ADAE445" w:rsidP="27545D09" w:rsidRDefault="1ADAE445" w14:paraId="59D38B07" w14:textId="001CCC79">
      <w:pPr>
        <w:spacing w:before="240" w:beforeAutospacing="off" w:after="240" w:afterAutospacing="off"/>
      </w:pPr>
      <w:r w:rsidRPr="27545D09" w:rsidR="1ADAE445">
        <w:rPr>
          <w:rFonts w:ascii="Aptos" w:hAnsi="Aptos" w:eastAsia="Aptos" w:cs="Aptos"/>
          <w:noProof w:val="0"/>
          <w:sz w:val="24"/>
          <w:szCs w:val="24"/>
          <w:lang w:val="nl-BE"/>
        </w:rPr>
        <w:t>Hopelijk zijn al uw vragen hiermee beantwoord.</w:t>
      </w:r>
      <w:r>
        <w:br/>
      </w:r>
      <w:r w:rsidRPr="27545D09" w:rsidR="1ADAE445">
        <w:rPr>
          <w:rFonts w:ascii="Aptos" w:hAnsi="Aptos" w:eastAsia="Aptos" w:cs="Aptos"/>
          <w:noProof w:val="0"/>
          <w:sz w:val="24"/>
          <w:szCs w:val="24"/>
          <w:lang w:val="nl-BE"/>
        </w:rPr>
        <w:t xml:space="preserve"> Mocht u toch nog bijkomende vragen hebben, aarzel dan niet om contact met ons op te nemen.</w:t>
      </w:r>
    </w:p>
    <w:p w:rsidR="1ADAE445" w:rsidP="27545D09" w:rsidRDefault="1ADAE445" w14:paraId="63BD5563" w14:textId="6445C95E">
      <w:pPr>
        <w:spacing w:before="240" w:beforeAutospacing="off" w:after="240" w:afterAutospacing="off"/>
      </w:pPr>
      <w:r w:rsidRPr="27545D09" w:rsidR="1ADAE445">
        <w:rPr>
          <w:rFonts w:ascii="Aptos" w:hAnsi="Aptos" w:eastAsia="Aptos" w:cs="Aptos"/>
          <w:noProof w:val="0"/>
          <w:sz w:val="24"/>
          <w:szCs w:val="24"/>
          <w:lang w:val="nl-BE"/>
        </w:rPr>
        <w:t>Met vriendelijke groeten,</w:t>
      </w:r>
      <w:r>
        <w:br/>
      </w:r>
      <w:r w:rsidRPr="27545D09" w:rsidR="1ADAE445">
        <w:rPr>
          <w:rFonts w:ascii="Aptos" w:hAnsi="Aptos" w:eastAsia="Aptos" w:cs="Aptos"/>
          <w:noProof w:val="0"/>
          <w:sz w:val="24"/>
          <w:szCs w:val="24"/>
          <w:lang w:val="nl-BE"/>
        </w:rPr>
        <w:t xml:space="preserve"> </w:t>
      </w:r>
      <w:r w:rsidRPr="27545D09" w:rsidR="1ADAE445">
        <w:rPr>
          <w:rFonts w:ascii="Aptos" w:hAnsi="Aptos" w:eastAsia="Aptos" w:cs="Aptos"/>
          <w:b w:val="1"/>
          <w:bCs w:val="1"/>
          <w:noProof w:val="0"/>
          <w:sz w:val="24"/>
          <w:szCs w:val="24"/>
          <w:lang w:val="nl-BE"/>
        </w:rPr>
        <w:t>Robbe Koreman</w:t>
      </w:r>
      <w:r>
        <w:br/>
      </w:r>
      <w:r w:rsidRPr="27545D09" w:rsidR="1ADAE445">
        <w:rPr>
          <w:rFonts w:ascii="Aptos" w:hAnsi="Aptos" w:eastAsia="Aptos" w:cs="Aptos"/>
          <w:noProof w:val="0"/>
          <w:sz w:val="24"/>
          <w:szCs w:val="24"/>
          <w:lang w:val="nl-BE"/>
        </w:rPr>
        <w:t xml:space="preserve"> Medewerker Klantendienst</w:t>
      </w:r>
      <w:r>
        <w:br/>
      </w:r>
      <w:r w:rsidRPr="27545D09" w:rsidR="1ADAE445">
        <w:rPr>
          <w:rFonts w:ascii="Aptos" w:hAnsi="Aptos" w:eastAsia="Aptos" w:cs="Aptos"/>
          <w:noProof w:val="0"/>
          <w:sz w:val="24"/>
          <w:szCs w:val="24"/>
          <w:lang w:val="nl-BE"/>
        </w:rPr>
        <w:t xml:space="preserve"> </w:t>
      </w:r>
      <w:r w:rsidRPr="27545D09" w:rsidR="1ADAE445">
        <w:rPr>
          <w:rFonts w:ascii="Aptos" w:hAnsi="Aptos" w:eastAsia="Aptos" w:cs="Aptos"/>
          <w:b w:val="1"/>
          <w:bCs w:val="1"/>
          <w:noProof w:val="0"/>
          <w:sz w:val="24"/>
          <w:szCs w:val="24"/>
          <w:lang w:val="nl-BE"/>
        </w:rPr>
        <w:t>Mister Design</w:t>
      </w:r>
    </w:p>
    <w:p w:rsidR="27545D09" w:rsidP="27545D09" w:rsidRDefault="27545D09" w14:paraId="4B97779B" w14:textId="7F70B012">
      <w:pPr>
        <w:pStyle w:val="Normal"/>
        <w:spacing w:after="0"/>
        <w:rPr>
          <w:b w:val="0"/>
          <w:bCs w:val="0"/>
          <w:lang w:val="nl-BE"/>
        </w:rPr>
      </w:pPr>
    </w:p>
    <w:p w:rsidR="27545D09" w:rsidP="27545D09" w:rsidRDefault="27545D09" w14:paraId="6CA8B277" w14:textId="260FB0F5">
      <w:pPr>
        <w:spacing w:after="0"/>
        <w:rPr>
          <w:lang w:val="en-US"/>
        </w:rPr>
      </w:pPr>
    </w:p>
    <w:p w:rsidRPr="00AB2C2A" w:rsidR="001F5111" w:rsidP="5AD10C44" w:rsidRDefault="705AC04D" w14:paraId="240F491D" w14:textId="015AE097">
      <w:pPr>
        <w:pStyle w:val="Normal"/>
        <w:spacing w:line="276" w:lineRule="auto"/>
        <w:rPr>
          <w:lang w:val="en-US"/>
        </w:rPr>
      </w:pPr>
      <w:r w:rsidRPr="5AD10C44" w:rsidR="5B5F69AC">
        <w:rPr>
          <w:lang w:val="en-US"/>
        </w:rPr>
        <w:t>--------------------------------------------------------------------------------------------------------------</w:t>
      </w:r>
    </w:p>
    <w:sectPr w:rsidRPr="00AB2C2A" w:rsidR="001F5111">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E28FE"/>
    <w:multiLevelType w:val="hybridMultilevel"/>
    <w:tmpl w:val="20E45256"/>
    <w:lvl w:ilvl="0" w:tplc="563A5228">
      <w:numFmt w:val="bullet"/>
      <w:lvlText w:val=""/>
      <w:lvlJc w:val="left"/>
      <w:pPr>
        <w:ind w:left="720" w:hanging="360"/>
      </w:pPr>
      <w:rPr>
        <w:rFonts w:hint="default" w:ascii="Wingdings" w:hAnsi="Wingdings" w:eastAsiaTheme="minorHAnsi" w:cstheme="minorBidi"/>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num w:numId="1" w16cid:durableId="817722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5CE6FA"/>
    <w:rsid w:val="000018DB"/>
    <w:rsid w:val="000046E2"/>
    <w:rsid w:val="00016815"/>
    <w:rsid w:val="00017182"/>
    <w:rsid w:val="00017C43"/>
    <w:rsid w:val="00017F79"/>
    <w:rsid w:val="00023367"/>
    <w:rsid w:val="00033813"/>
    <w:rsid w:val="000365CE"/>
    <w:rsid w:val="00036D1F"/>
    <w:rsid w:val="00052A9B"/>
    <w:rsid w:val="00061E6C"/>
    <w:rsid w:val="00063F7A"/>
    <w:rsid w:val="00064A8A"/>
    <w:rsid w:val="000918B9"/>
    <w:rsid w:val="00096B18"/>
    <w:rsid w:val="000A5B0E"/>
    <w:rsid w:val="000B0931"/>
    <w:rsid w:val="000C0412"/>
    <w:rsid w:val="000E0316"/>
    <w:rsid w:val="000E1165"/>
    <w:rsid w:val="000F563A"/>
    <w:rsid w:val="00106E05"/>
    <w:rsid w:val="00118944"/>
    <w:rsid w:val="00121A0C"/>
    <w:rsid w:val="00127761"/>
    <w:rsid w:val="00133F06"/>
    <w:rsid w:val="00135509"/>
    <w:rsid w:val="00162851"/>
    <w:rsid w:val="001917E6"/>
    <w:rsid w:val="00195F31"/>
    <w:rsid w:val="001A0DEC"/>
    <w:rsid w:val="001B35B8"/>
    <w:rsid w:val="001C706B"/>
    <w:rsid w:val="001D2A60"/>
    <w:rsid w:val="001D3504"/>
    <w:rsid w:val="001E098E"/>
    <w:rsid w:val="001F5111"/>
    <w:rsid w:val="001F754A"/>
    <w:rsid w:val="00201855"/>
    <w:rsid w:val="0021410E"/>
    <w:rsid w:val="00216FB1"/>
    <w:rsid w:val="0022784B"/>
    <w:rsid w:val="002318A3"/>
    <w:rsid w:val="00231979"/>
    <w:rsid w:val="00234D30"/>
    <w:rsid w:val="0024219D"/>
    <w:rsid w:val="00251696"/>
    <w:rsid w:val="0025446D"/>
    <w:rsid w:val="002560A3"/>
    <w:rsid w:val="0028543C"/>
    <w:rsid w:val="0028693A"/>
    <w:rsid w:val="0029029C"/>
    <w:rsid w:val="0029127F"/>
    <w:rsid w:val="00291FD0"/>
    <w:rsid w:val="002928D3"/>
    <w:rsid w:val="00294FB9"/>
    <w:rsid w:val="002C04E3"/>
    <w:rsid w:val="002C2CAC"/>
    <w:rsid w:val="002C3A89"/>
    <w:rsid w:val="002C67F7"/>
    <w:rsid w:val="002D6899"/>
    <w:rsid w:val="002E11DC"/>
    <w:rsid w:val="002F0642"/>
    <w:rsid w:val="0030397F"/>
    <w:rsid w:val="003121C6"/>
    <w:rsid w:val="0032556A"/>
    <w:rsid w:val="00336A62"/>
    <w:rsid w:val="003413F5"/>
    <w:rsid w:val="00347DB1"/>
    <w:rsid w:val="00367697"/>
    <w:rsid w:val="0037258A"/>
    <w:rsid w:val="00373B8F"/>
    <w:rsid w:val="0037602E"/>
    <w:rsid w:val="00376864"/>
    <w:rsid w:val="00381958"/>
    <w:rsid w:val="003924AA"/>
    <w:rsid w:val="003A15BB"/>
    <w:rsid w:val="003A61A2"/>
    <w:rsid w:val="003B7644"/>
    <w:rsid w:val="003C3073"/>
    <w:rsid w:val="003F34AD"/>
    <w:rsid w:val="00403AD5"/>
    <w:rsid w:val="00406E1C"/>
    <w:rsid w:val="0041015A"/>
    <w:rsid w:val="0043D68A"/>
    <w:rsid w:val="004520E6"/>
    <w:rsid w:val="004524E2"/>
    <w:rsid w:val="00455395"/>
    <w:rsid w:val="00466599"/>
    <w:rsid w:val="00466B90"/>
    <w:rsid w:val="00466D96"/>
    <w:rsid w:val="00487AB9"/>
    <w:rsid w:val="00490134"/>
    <w:rsid w:val="004A31B5"/>
    <w:rsid w:val="004B0ED7"/>
    <w:rsid w:val="004B6963"/>
    <w:rsid w:val="004D4978"/>
    <w:rsid w:val="004E13EC"/>
    <w:rsid w:val="00501E28"/>
    <w:rsid w:val="00510692"/>
    <w:rsid w:val="005204FB"/>
    <w:rsid w:val="00520657"/>
    <w:rsid w:val="005207D9"/>
    <w:rsid w:val="00521151"/>
    <w:rsid w:val="005342F9"/>
    <w:rsid w:val="005456BB"/>
    <w:rsid w:val="00551D9E"/>
    <w:rsid w:val="00567A93"/>
    <w:rsid w:val="005942D8"/>
    <w:rsid w:val="005B055C"/>
    <w:rsid w:val="005B05EC"/>
    <w:rsid w:val="005C752B"/>
    <w:rsid w:val="005E45A5"/>
    <w:rsid w:val="005E6074"/>
    <w:rsid w:val="00604C36"/>
    <w:rsid w:val="006104C9"/>
    <w:rsid w:val="00620B5E"/>
    <w:rsid w:val="00632689"/>
    <w:rsid w:val="0063355B"/>
    <w:rsid w:val="00634C67"/>
    <w:rsid w:val="00646C28"/>
    <w:rsid w:val="0065595B"/>
    <w:rsid w:val="00661785"/>
    <w:rsid w:val="00661C04"/>
    <w:rsid w:val="006676A9"/>
    <w:rsid w:val="00670B05"/>
    <w:rsid w:val="00676827"/>
    <w:rsid w:val="00683FE6"/>
    <w:rsid w:val="006842BA"/>
    <w:rsid w:val="006947E7"/>
    <w:rsid w:val="00694D63"/>
    <w:rsid w:val="006A5A23"/>
    <w:rsid w:val="006B01A1"/>
    <w:rsid w:val="006B3208"/>
    <w:rsid w:val="006B570D"/>
    <w:rsid w:val="006C24DF"/>
    <w:rsid w:val="006D217D"/>
    <w:rsid w:val="006D4631"/>
    <w:rsid w:val="006D5422"/>
    <w:rsid w:val="006D693A"/>
    <w:rsid w:val="006E1D53"/>
    <w:rsid w:val="006E6388"/>
    <w:rsid w:val="00701925"/>
    <w:rsid w:val="00701E4F"/>
    <w:rsid w:val="00707101"/>
    <w:rsid w:val="00712C94"/>
    <w:rsid w:val="007172FE"/>
    <w:rsid w:val="0072498E"/>
    <w:rsid w:val="0073541A"/>
    <w:rsid w:val="00736C47"/>
    <w:rsid w:val="00767BB3"/>
    <w:rsid w:val="007719A6"/>
    <w:rsid w:val="0078142F"/>
    <w:rsid w:val="00795BA4"/>
    <w:rsid w:val="007A59E8"/>
    <w:rsid w:val="007B10EC"/>
    <w:rsid w:val="007C5688"/>
    <w:rsid w:val="007E60AF"/>
    <w:rsid w:val="007F580A"/>
    <w:rsid w:val="007F5884"/>
    <w:rsid w:val="008017C2"/>
    <w:rsid w:val="00812F15"/>
    <w:rsid w:val="0083006B"/>
    <w:rsid w:val="00833879"/>
    <w:rsid w:val="008361DB"/>
    <w:rsid w:val="008547ED"/>
    <w:rsid w:val="008622A3"/>
    <w:rsid w:val="00874A0D"/>
    <w:rsid w:val="008825C6"/>
    <w:rsid w:val="00883088"/>
    <w:rsid w:val="00893C38"/>
    <w:rsid w:val="008A5BB8"/>
    <w:rsid w:val="008D01C5"/>
    <w:rsid w:val="008D1365"/>
    <w:rsid w:val="008D502C"/>
    <w:rsid w:val="008F3B2C"/>
    <w:rsid w:val="00901AA1"/>
    <w:rsid w:val="00905F18"/>
    <w:rsid w:val="00911D43"/>
    <w:rsid w:val="0091218F"/>
    <w:rsid w:val="00924FA1"/>
    <w:rsid w:val="00943B74"/>
    <w:rsid w:val="00950D95"/>
    <w:rsid w:val="0095140C"/>
    <w:rsid w:val="00952C86"/>
    <w:rsid w:val="0095454A"/>
    <w:rsid w:val="00967BBB"/>
    <w:rsid w:val="00970CE6"/>
    <w:rsid w:val="00976522"/>
    <w:rsid w:val="009809EF"/>
    <w:rsid w:val="00997055"/>
    <w:rsid w:val="009B0ABA"/>
    <w:rsid w:val="009B3CC0"/>
    <w:rsid w:val="009B6BB3"/>
    <w:rsid w:val="009D42C8"/>
    <w:rsid w:val="009D5341"/>
    <w:rsid w:val="009E0AE9"/>
    <w:rsid w:val="009F68B4"/>
    <w:rsid w:val="00A00E59"/>
    <w:rsid w:val="00A02059"/>
    <w:rsid w:val="00A042B6"/>
    <w:rsid w:val="00A17716"/>
    <w:rsid w:val="00A27730"/>
    <w:rsid w:val="00A34300"/>
    <w:rsid w:val="00A35ED3"/>
    <w:rsid w:val="00A36CEE"/>
    <w:rsid w:val="00A44C81"/>
    <w:rsid w:val="00A7432E"/>
    <w:rsid w:val="00A846C6"/>
    <w:rsid w:val="00A9321D"/>
    <w:rsid w:val="00A94A71"/>
    <w:rsid w:val="00A953AA"/>
    <w:rsid w:val="00AA1FD3"/>
    <w:rsid w:val="00AB2C2A"/>
    <w:rsid w:val="00AB4F01"/>
    <w:rsid w:val="00AC1C99"/>
    <w:rsid w:val="00AC41A8"/>
    <w:rsid w:val="00AC4D07"/>
    <w:rsid w:val="00AC7729"/>
    <w:rsid w:val="00AD0B42"/>
    <w:rsid w:val="00AD4E99"/>
    <w:rsid w:val="00B14449"/>
    <w:rsid w:val="00B371CA"/>
    <w:rsid w:val="00B4407E"/>
    <w:rsid w:val="00B45648"/>
    <w:rsid w:val="00B47468"/>
    <w:rsid w:val="00B52B08"/>
    <w:rsid w:val="00B70A56"/>
    <w:rsid w:val="00B7307A"/>
    <w:rsid w:val="00B97414"/>
    <w:rsid w:val="00BA0944"/>
    <w:rsid w:val="00BA6C36"/>
    <w:rsid w:val="00BB5474"/>
    <w:rsid w:val="00BE3F01"/>
    <w:rsid w:val="00BE59E0"/>
    <w:rsid w:val="00BE5D01"/>
    <w:rsid w:val="00BE5E1D"/>
    <w:rsid w:val="00BF39D0"/>
    <w:rsid w:val="00BF43A7"/>
    <w:rsid w:val="00C0306A"/>
    <w:rsid w:val="00C14D6D"/>
    <w:rsid w:val="00C16B84"/>
    <w:rsid w:val="00C3308E"/>
    <w:rsid w:val="00C41CA2"/>
    <w:rsid w:val="00C47634"/>
    <w:rsid w:val="00C604F4"/>
    <w:rsid w:val="00C642ED"/>
    <w:rsid w:val="00C72C75"/>
    <w:rsid w:val="00C808FB"/>
    <w:rsid w:val="00C82A98"/>
    <w:rsid w:val="00C85E54"/>
    <w:rsid w:val="00C87287"/>
    <w:rsid w:val="00CA26E6"/>
    <w:rsid w:val="00CB0E30"/>
    <w:rsid w:val="00CB10A2"/>
    <w:rsid w:val="00CD1C89"/>
    <w:rsid w:val="00D032D4"/>
    <w:rsid w:val="00D03AE0"/>
    <w:rsid w:val="00D249A5"/>
    <w:rsid w:val="00D27CB9"/>
    <w:rsid w:val="00D30A10"/>
    <w:rsid w:val="00D515C1"/>
    <w:rsid w:val="00D60B23"/>
    <w:rsid w:val="00D63112"/>
    <w:rsid w:val="00D67A89"/>
    <w:rsid w:val="00D710E3"/>
    <w:rsid w:val="00D73642"/>
    <w:rsid w:val="00DA57EC"/>
    <w:rsid w:val="00DB6E4A"/>
    <w:rsid w:val="00DC3B08"/>
    <w:rsid w:val="00DD0733"/>
    <w:rsid w:val="00DE5487"/>
    <w:rsid w:val="00DF4B2B"/>
    <w:rsid w:val="00DF5581"/>
    <w:rsid w:val="00E042A3"/>
    <w:rsid w:val="00E0FB5B"/>
    <w:rsid w:val="00E26083"/>
    <w:rsid w:val="00E41E06"/>
    <w:rsid w:val="00E447C4"/>
    <w:rsid w:val="00E4483C"/>
    <w:rsid w:val="00E62B88"/>
    <w:rsid w:val="00E657CD"/>
    <w:rsid w:val="00E66B89"/>
    <w:rsid w:val="00E75BC6"/>
    <w:rsid w:val="00E92EE8"/>
    <w:rsid w:val="00E96EDE"/>
    <w:rsid w:val="00EA5695"/>
    <w:rsid w:val="00EA687C"/>
    <w:rsid w:val="00EB23F5"/>
    <w:rsid w:val="00EB47E0"/>
    <w:rsid w:val="00EB6141"/>
    <w:rsid w:val="00EB689E"/>
    <w:rsid w:val="00ED49F1"/>
    <w:rsid w:val="00EE2F63"/>
    <w:rsid w:val="00EE559C"/>
    <w:rsid w:val="00EF0130"/>
    <w:rsid w:val="00F02A31"/>
    <w:rsid w:val="00F14D33"/>
    <w:rsid w:val="00F17AB5"/>
    <w:rsid w:val="00F23CFA"/>
    <w:rsid w:val="00F30CCC"/>
    <w:rsid w:val="00F31BF3"/>
    <w:rsid w:val="00F37BB3"/>
    <w:rsid w:val="00F65B21"/>
    <w:rsid w:val="00F65BF8"/>
    <w:rsid w:val="00F80BA7"/>
    <w:rsid w:val="00F9072E"/>
    <w:rsid w:val="00FA669B"/>
    <w:rsid w:val="00FB20ED"/>
    <w:rsid w:val="00FC291F"/>
    <w:rsid w:val="00FC54CF"/>
    <w:rsid w:val="00FE2BCF"/>
    <w:rsid w:val="00FE7C71"/>
    <w:rsid w:val="0116539A"/>
    <w:rsid w:val="01ADAEF6"/>
    <w:rsid w:val="01E6614C"/>
    <w:rsid w:val="0212B9FD"/>
    <w:rsid w:val="02754373"/>
    <w:rsid w:val="02989CD1"/>
    <w:rsid w:val="02BA009B"/>
    <w:rsid w:val="034E23E4"/>
    <w:rsid w:val="03576FE8"/>
    <w:rsid w:val="04FABAFE"/>
    <w:rsid w:val="0503BF7E"/>
    <w:rsid w:val="05185219"/>
    <w:rsid w:val="07193092"/>
    <w:rsid w:val="08069B70"/>
    <w:rsid w:val="08069B70"/>
    <w:rsid w:val="081B8ACB"/>
    <w:rsid w:val="0828E779"/>
    <w:rsid w:val="093F8C51"/>
    <w:rsid w:val="095BE139"/>
    <w:rsid w:val="09B392B5"/>
    <w:rsid w:val="0A7B417A"/>
    <w:rsid w:val="0A8FC2EC"/>
    <w:rsid w:val="0ACEAE8A"/>
    <w:rsid w:val="0B889493"/>
    <w:rsid w:val="0BB19D59"/>
    <w:rsid w:val="0C4BDAB4"/>
    <w:rsid w:val="0C9D970D"/>
    <w:rsid w:val="0CE13947"/>
    <w:rsid w:val="0D0F5D7F"/>
    <w:rsid w:val="0D91C62E"/>
    <w:rsid w:val="0D9DCD7B"/>
    <w:rsid w:val="0E3C17DF"/>
    <w:rsid w:val="0E465AA0"/>
    <w:rsid w:val="0E5F38C3"/>
    <w:rsid w:val="0EDEF543"/>
    <w:rsid w:val="0EF17A51"/>
    <w:rsid w:val="0EFB12EE"/>
    <w:rsid w:val="0F2A83B0"/>
    <w:rsid w:val="0F8DE30C"/>
    <w:rsid w:val="0F9ED9A4"/>
    <w:rsid w:val="0FB0BA93"/>
    <w:rsid w:val="0FF83237"/>
    <w:rsid w:val="0FF8E8D2"/>
    <w:rsid w:val="108C6395"/>
    <w:rsid w:val="109F28CA"/>
    <w:rsid w:val="10BBE6DB"/>
    <w:rsid w:val="10DB6C11"/>
    <w:rsid w:val="1229DB48"/>
    <w:rsid w:val="1340A32C"/>
    <w:rsid w:val="137F6465"/>
    <w:rsid w:val="139FB15F"/>
    <w:rsid w:val="13B39EF3"/>
    <w:rsid w:val="13DF2E32"/>
    <w:rsid w:val="13F7AC9D"/>
    <w:rsid w:val="14174776"/>
    <w:rsid w:val="14A6842F"/>
    <w:rsid w:val="14ACDB42"/>
    <w:rsid w:val="14E9E535"/>
    <w:rsid w:val="155B9C9B"/>
    <w:rsid w:val="15C5F412"/>
    <w:rsid w:val="1685A2FE"/>
    <w:rsid w:val="16BC87EE"/>
    <w:rsid w:val="16FC36CD"/>
    <w:rsid w:val="173A9D90"/>
    <w:rsid w:val="173A9D90"/>
    <w:rsid w:val="17C0AB6C"/>
    <w:rsid w:val="18019AF1"/>
    <w:rsid w:val="1825A1CC"/>
    <w:rsid w:val="18A8AF4A"/>
    <w:rsid w:val="18DA4EA2"/>
    <w:rsid w:val="18FB4BE9"/>
    <w:rsid w:val="196C5C17"/>
    <w:rsid w:val="1A11B704"/>
    <w:rsid w:val="1A9E32A9"/>
    <w:rsid w:val="1AA33422"/>
    <w:rsid w:val="1ADAE445"/>
    <w:rsid w:val="1B92AD86"/>
    <w:rsid w:val="1C1FEB0B"/>
    <w:rsid w:val="1CD3CBD9"/>
    <w:rsid w:val="1CDBBB82"/>
    <w:rsid w:val="1CE2C9C8"/>
    <w:rsid w:val="1CEA13C5"/>
    <w:rsid w:val="1D0ABDCC"/>
    <w:rsid w:val="1D19EEA5"/>
    <w:rsid w:val="1E5488DE"/>
    <w:rsid w:val="1E6B5420"/>
    <w:rsid w:val="1E852DCA"/>
    <w:rsid w:val="1ECE9AC7"/>
    <w:rsid w:val="1F02D951"/>
    <w:rsid w:val="1F6CA635"/>
    <w:rsid w:val="1F94DC0F"/>
    <w:rsid w:val="1FD271ED"/>
    <w:rsid w:val="20386DE0"/>
    <w:rsid w:val="20F16E03"/>
    <w:rsid w:val="217471D1"/>
    <w:rsid w:val="217CADFE"/>
    <w:rsid w:val="22002954"/>
    <w:rsid w:val="22FB8207"/>
    <w:rsid w:val="232F95A9"/>
    <w:rsid w:val="23D01560"/>
    <w:rsid w:val="23E49B23"/>
    <w:rsid w:val="242FAD1A"/>
    <w:rsid w:val="242FAD1A"/>
    <w:rsid w:val="245411EE"/>
    <w:rsid w:val="249C0F62"/>
    <w:rsid w:val="26499D7C"/>
    <w:rsid w:val="268CBCBE"/>
    <w:rsid w:val="26E7EDFD"/>
    <w:rsid w:val="27545D09"/>
    <w:rsid w:val="278965FA"/>
    <w:rsid w:val="27A07B71"/>
    <w:rsid w:val="281C8A01"/>
    <w:rsid w:val="28B0D540"/>
    <w:rsid w:val="28EB37D7"/>
    <w:rsid w:val="295CE6FA"/>
    <w:rsid w:val="2984CF7C"/>
    <w:rsid w:val="2A45A529"/>
    <w:rsid w:val="2A837559"/>
    <w:rsid w:val="2A899FF9"/>
    <w:rsid w:val="2A97BEBF"/>
    <w:rsid w:val="2AB604E4"/>
    <w:rsid w:val="2ABA31B0"/>
    <w:rsid w:val="2ABE8163"/>
    <w:rsid w:val="2B6270E7"/>
    <w:rsid w:val="2BA994C7"/>
    <w:rsid w:val="2C7CA48F"/>
    <w:rsid w:val="2CC40C21"/>
    <w:rsid w:val="2D3A7FB4"/>
    <w:rsid w:val="2D6E5CBD"/>
    <w:rsid w:val="2DBDEFA2"/>
    <w:rsid w:val="2DDFDE06"/>
    <w:rsid w:val="2DDFDE06"/>
    <w:rsid w:val="2E1C544E"/>
    <w:rsid w:val="2E266F3E"/>
    <w:rsid w:val="2E375DEE"/>
    <w:rsid w:val="2E3AD432"/>
    <w:rsid w:val="2E74BF2B"/>
    <w:rsid w:val="2F71CE34"/>
    <w:rsid w:val="2F938957"/>
    <w:rsid w:val="2FE388C1"/>
    <w:rsid w:val="2FFD49E7"/>
    <w:rsid w:val="30051DA9"/>
    <w:rsid w:val="30598324"/>
    <w:rsid w:val="3074B5CA"/>
    <w:rsid w:val="30835A25"/>
    <w:rsid w:val="30C3FF9B"/>
    <w:rsid w:val="31101661"/>
    <w:rsid w:val="3198FCA5"/>
    <w:rsid w:val="31E95FA7"/>
    <w:rsid w:val="321E6487"/>
    <w:rsid w:val="323186ED"/>
    <w:rsid w:val="326A4612"/>
    <w:rsid w:val="32A65932"/>
    <w:rsid w:val="32D0FBCB"/>
    <w:rsid w:val="32E9F344"/>
    <w:rsid w:val="331039EC"/>
    <w:rsid w:val="3442A1F5"/>
    <w:rsid w:val="34A7B4FC"/>
    <w:rsid w:val="34BDD55A"/>
    <w:rsid w:val="36D02E36"/>
    <w:rsid w:val="36F7D1E4"/>
    <w:rsid w:val="371AD901"/>
    <w:rsid w:val="376EEF0B"/>
    <w:rsid w:val="37CA5D5C"/>
    <w:rsid w:val="37E51FBF"/>
    <w:rsid w:val="37F5A431"/>
    <w:rsid w:val="381ADF79"/>
    <w:rsid w:val="38D210D4"/>
    <w:rsid w:val="3949036D"/>
    <w:rsid w:val="3957AD63"/>
    <w:rsid w:val="39BD9BAF"/>
    <w:rsid w:val="39BD9BAF"/>
    <w:rsid w:val="39CDD143"/>
    <w:rsid w:val="39D2A600"/>
    <w:rsid w:val="3A341CC5"/>
    <w:rsid w:val="3A9AEFD9"/>
    <w:rsid w:val="3B509389"/>
    <w:rsid w:val="3B711A60"/>
    <w:rsid w:val="3BC4F722"/>
    <w:rsid w:val="3C1BAC47"/>
    <w:rsid w:val="3C54F122"/>
    <w:rsid w:val="3C655128"/>
    <w:rsid w:val="3C75886C"/>
    <w:rsid w:val="3C81A41A"/>
    <w:rsid w:val="3CF26989"/>
    <w:rsid w:val="3DC61B56"/>
    <w:rsid w:val="3E6F06FA"/>
    <w:rsid w:val="3E8225CC"/>
    <w:rsid w:val="3E9CEFFF"/>
    <w:rsid w:val="3EBBD4D1"/>
    <w:rsid w:val="3ECF58DE"/>
    <w:rsid w:val="3EDEE1CC"/>
    <w:rsid w:val="3F900DF7"/>
    <w:rsid w:val="3F9F3FC3"/>
    <w:rsid w:val="3FBEB1F1"/>
    <w:rsid w:val="4009E2EC"/>
    <w:rsid w:val="40312EB0"/>
    <w:rsid w:val="40E314A9"/>
    <w:rsid w:val="415A614A"/>
    <w:rsid w:val="41B8106A"/>
    <w:rsid w:val="41C260D5"/>
    <w:rsid w:val="41F18620"/>
    <w:rsid w:val="41F64907"/>
    <w:rsid w:val="420B68A1"/>
    <w:rsid w:val="420CDE5A"/>
    <w:rsid w:val="427AFA31"/>
    <w:rsid w:val="427D44BE"/>
    <w:rsid w:val="4286C425"/>
    <w:rsid w:val="42EBD941"/>
    <w:rsid w:val="43C9B99F"/>
    <w:rsid w:val="43E8F1FA"/>
    <w:rsid w:val="44482575"/>
    <w:rsid w:val="44DB58C2"/>
    <w:rsid w:val="4585BA2A"/>
    <w:rsid w:val="45C28FF6"/>
    <w:rsid w:val="464C2968"/>
    <w:rsid w:val="46582376"/>
    <w:rsid w:val="46BD9E64"/>
    <w:rsid w:val="4702A11E"/>
    <w:rsid w:val="4728BAB3"/>
    <w:rsid w:val="47711E8B"/>
    <w:rsid w:val="47AA0663"/>
    <w:rsid w:val="484B2039"/>
    <w:rsid w:val="48DF07C7"/>
    <w:rsid w:val="492058F4"/>
    <w:rsid w:val="498CC2C7"/>
    <w:rsid w:val="49BADE61"/>
    <w:rsid w:val="4A0EA96C"/>
    <w:rsid w:val="4A50FAC8"/>
    <w:rsid w:val="4A75413E"/>
    <w:rsid w:val="4AA9725A"/>
    <w:rsid w:val="4B3B5FF3"/>
    <w:rsid w:val="4BB44D6C"/>
    <w:rsid w:val="4BE4D809"/>
    <w:rsid w:val="4C28EA9F"/>
    <w:rsid w:val="4C2ED80D"/>
    <w:rsid w:val="4C3F98A2"/>
    <w:rsid w:val="4CDC3BE6"/>
    <w:rsid w:val="4CFB358A"/>
    <w:rsid w:val="4D204533"/>
    <w:rsid w:val="4DB5F2AD"/>
    <w:rsid w:val="4F83F536"/>
    <w:rsid w:val="4FEFCBCB"/>
    <w:rsid w:val="4FF7582C"/>
    <w:rsid w:val="502030BA"/>
    <w:rsid w:val="509B808D"/>
    <w:rsid w:val="50B446B5"/>
    <w:rsid w:val="50DFD43E"/>
    <w:rsid w:val="517DA10A"/>
    <w:rsid w:val="51BB95F5"/>
    <w:rsid w:val="5215F9E9"/>
    <w:rsid w:val="54308798"/>
    <w:rsid w:val="5466E4AE"/>
    <w:rsid w:val="54899481"/>
    <w:rsid w:val="55522E0E"/>
    <w:rsid w:val="55693B66"/>
    <w:rsid w:val="55A1E94A"/>
    <w:rsid w:val="55AF1DFB"/>
    <w:rsid w:val="55D33F2F"/>
    <w:rsid w:val="55E622B8"/>
    <w:rsid w:val="55F41469"/>
    <w:rsid w:val="56AB591D"/>
    <w:rsid w:val="56B0B561"/>
    <w:rsid w:val="570B9363"/>
    <w:rsid w:val="5735874C"/>
    <w:rsid w:val="573C3B14"/>
    <w:rsid w:val="57C21341"/>
    <w:rsid w:val="57DA1443"/>
    <w:rsid w:val="583497A2"/>
    <w:rsid w:val="58746CB9"/>
    <w:rsid w:val="5884EF35"/>
    <w:rsid w:val="5892C40A"/>
    <w:rsid w:val="58D62E1D"/>
    <w:rsid w:val="59047E4A"/>
    <w:rsid w:val="590AD8D9"/>
    <w:rsid w:val="596CB4CD"/>
    <w:rsid w:val="597F4C77"/>
    <w:rsid w:val="59FFA7F4"/>
    <w:rsid w:val="5A9A39BF"/>
    <w:rsid w:val="5AD10C44"/>
    <w:rsid w:val="5B09238F"/>
    <w:rsid w:val="5B12CAB2"/>
    <w:rsid w:val="5B2D0105"/>
    <w:rsid w:val="5B5F69AC"/>
    <w:rsid w:val="5B91875D"/>
    <w:rsid w:val="5B91C598"/>
    <w:rsid w:val="5BDB8C33"/>
    <w:rsid w:val="5C1DEF55"/>
    <w:rsid w:val="5C1DEF55"/>
    <w:rsid w:val="5C2582A1"/>
    <w:rsid w:val="5CB19E75"/>
    <w:rsid w:val="5DB6A57F"/>
    <w:rsid w:val="5DFB6E76"/>
    <w:rsid w:val="5E54D1E3"/>
    <w:rsid w:val="5E58E432"/>
    <w:rsid w:val="5E6556D0"/>
    <w:rsid w:val="5F279910"/>
    <w:rsid w:val="5F433982"/>
    <w:rsid w:val="5F98CBD7"/>
    <w:rsid w:val="5FA19246"/>
    <w:rsid w:val="5FBD13A9"/>
    <w:rsid w:val="5FE6EB14"/>
    <w:rsid w:val="61BA0ABD"/>
    <w:rsid w:val="620144ED"/>
    <w:rsid w:val="6226EE1A"/>
    <w:rsid w:val="625313B6"/>
    <w:rsid w:val="62EF0C86"/>
    <w:rsid w:val="6350DD12"/>
    <w:rsid w:val="63721334"/>
    <w:rsid w:val="6435DB2F"/>
    <w:rsid w:val="64FFA574"/>
    <w:rsid w:val="65B07E71"/>
    <w:rsid w:val="65CFA3AC"/>
    <w:rsid w:val="65D74EF2"/>
    <w:rsid w:val="65E03DDA"/>
    <w:rsid w:val="669A7E35"/>
    <w:rsid w:val="66FF2E32"/>
    <w:rsid w:val="6731E40C"/>
    <w:rsid w:val="68018C5E"/>
    <w:rsid w:val="68113DF7"/>
    <w:rsid w:val="68243E2B"/>
    <w:rsid w:val="68647FE0"/>
    <w:rsid w:val="68D793FE"/>
    <w:rsid w:val="69094601"/>
    <w:rsid w:val="697EFDF9"/>
    <w:rsid w:val="69977B0B"/>
    <w:rsid w:val="69BE6BE3"/>
    <w:rsid w:val="69BEE18E"/>
    <w:rsid w:val="69EF552A"/>
    <w:rsid w:val="6C22EF5D"/>
    <w:rsid w:val="6CBD7549"/>
    <w:rsid w:val="6CCA082E"/>
    <w:rsid w:val="6CD63257"/>
    <w:rsid w:val="6D29646C"/>
    <w:rsid w:val="6D7070B5"/>
    <w:rsid w:val="6EE55261"/>
    <w:rsid w:val="705AC04D"/>
    <w:rsid w:val="71803BAA"/>
    <w:rsid w:val="71A24AEA"/>
    <w:rsid w:val="72404BD5"/>
    <w:rsid w:val="732D5E2F"/>
    <w:rsid w:val="7359C7C1"/>
    <w:rsid w:val="73EC45FB"/>
    <w:rsid w:val="74800279"/>
    <w:rsid w:val="74A5BADB"/>
    <w:rsid w:val="75584520"/>
    <w:rsid w:val="763D4482"/>
    <w:rsid w:val="76559094"/>
    <w:rsid w:val="7655E58A"/>
    <w:rsid w:val="76780789"/>
    <w:rsid w:val="76F32961"/>
    <w:rsid w:val="773CBE5B"/>
    <w:rsid w:val="77BDEAC2"/>
    <w:rsid w:val="77FF1DE9"/>
    <w:rsid w:val="78912731"/>
    <w:rsid w:val="78C0DD5E"/>
    <w:rsid w:val="78C0DD5E"/>
    <w:rsid w:val="78D7F43D"/>
    <w:rsid w:val="793EDE26"/>
    <w:rsid w:val="796780FB"/>
    <w:rsid w:val="79712B11"/>
    <w:rsid w:val="79BC1BCA"/>
    <w:rsid w:val="7A3E02BA"/>
    <w:rsid w:val="7A8B1D51"/>
    <w:rsid w:val="7B1AE9CA"/>
    <w:rsid w:val="7B71FF2D"/>
    <w:rsid w:val="7BB5FB0A"/>
    <w:rsid w:val="7BF99D3D"/>
    <w:rsid w:val="7C7469C9"/>
    <w:rsid w:val="7C79D408"/>
    <w:rsid w:val="7D7276F0"/>
    <w:rsid w:val="7DF22B58"/>
    <w:rsid w:val="7EC0EB40"/>
    <w:rsid w:val="7EDD7864"/>
    <w:rsid w:val="7EE0CE6A"/>
    <w:rsid w:val="7F1FB925"/>
    <w:rsid w:val="7F497A4D"/>
    <w:rsid w:val="7F49A3CD"/>
    <w:rsid w:val="7F4B9598"/>
    <w:rsid w:val="7FBF9F77"/>
    <w:rsid w:val="7FBF9F77"/>
    <w:rsid w:val="7FF195B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E6FA"/>
  <w15:chartTrackingRefBased/>
  <w15:docId w15:val="{86E61D1A-DA3D-4894-9D81-11049D011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7545D09"/>
    <w:pPr>
      <w:spacing/>
      <w:ind w:left="720"/>
      <w:contextualSpacing/>
    </w:pPr>
  </w:style>
  <w:style w:type="character" w:styleId="Hyperlink">
    <w:uiPriority w:val="99"/>
    <w:name w:val="Hyperlink"/>
    <w:basedOn w:val="DefaultParagraphFont"/>
    <w:unhideWhenUsed/>
    <w:rsid w:val="5AD10C4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37140D79BC95648A42FB0EBCA63D251" ma:contentTypeVersion="3" ma:contentTypeDescription="Een nieuw document maken." ma:contentTypeScope="" ma:versionID="ea0577cfcfd358881fa42d9cb1a87924">
  <xsd:schema xmlns:xsd="http://www.w3.org/2001/XMLSchema" xmlns:xs="http://www.w3.org/2001/XMLSchema" xmlns:p="http://schemas.microsoft.com/office/2006/metadata/properties" xmlns:ns2="d980e4e4-242c-4105-a44e-93ba78c89ad9" targetNamespace="http://schemas.microsoft.com/office/2006/metadata/properties" ma:root="true" ma:fieldsID="24829fd930edaea01781ff18bc614d12" ns2:_="">
    <xsd:import namespace="d980e4e4-242c-4105-a44e-93ba78c89ad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80e4e4-242c-4105-a44e-93ba78c89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A2B27C-797D-464D-A74A-70AADAA02FD1}">
  <ds:schemaRef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 ds:uri="http://purl.org/dc/terms/"/>
    <ds:schemaRef ds:uri="http://schemas.microsoft.com/office/2006/documentManagement/types"/>
    <ds:schemaRef ds:uri="http://schemas.openxmlformats.org/package/2006/metadata/core-properties"/>
    <ds:schemaRef ds:uri="d980e4e4-242c-4105-a44e-93ba78c89ad9"/>
  </ds:schemaRefs>
</ds:datastoreItem>
</file>

<file path=customXml/itemProps2.xml><?xml version="1.0" encoding="utf-8"?>
<ds:datastoreItem xmlns:ds="http://schemas.openxmlformats.org/officeDocument/2006/customXml" ds:itemID="{1506E636-9463-4145-9762-ABB11EBD9B3C}">
  <ds:schemaRefs>
    <ds:schemaRef ds:uri="http://schemas.microsoft.com/sharepoint/v3/contenttype/forms"/>
  </ds:schemaRefs>
</ds:datastoreItem>
</file>

<file path=customXml/itemProps3.xml><?xml version="1.0" encoding="utf-8"?>
<ds:datastoreItem xmlns:ds="http://schemas.openxmlformats.org/officeDocument/2006/customXml" ds:itemID="{C00ECF86-AC1C-4E59-90BE-5B49A0EED97D}">
  <ds:schemaRefs>
    <ds:schemaRef ds:uri="http://schemas.openxmlformats.org/officeDocument/2006/bibliography"/>
  </ds:schemaRefs>
</ds:datastoreItem>
</file>

<file path=customXml/itemProps4.xml><?xml version="1.0" encoding="utf-8"?>
<ds:datastoreItem xmlns:ds="http://schemas.openxmlformats.org/officeDocument/2006/customXml" ds:itemID="{788C8DE2-4D5B-40BC-8A5B-5BFDA05C8B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80e4e4-242c-4105-a44e-93ba78c89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Saskia Schoefs</dc:creator>
  <keywords/>
  <dc:description/>
  <lastModifiedBy>Saskia Schoefs</lastModifiedBy>
  <revision>221</revision>
  <dcterms:created xsi:type="dcterms:W3CDTF">2025-10-07T15:07:00.0000000Z</dcterms:created>
  <dcterms:modified xsi:type="dcterms:W3CDTF">2025-10-20T07:44:48.9650108Z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0x010100F37140D79BC95648A42FB0EBCA63D251</vt:lpwstr>
  </property>
</Properties>
</file>