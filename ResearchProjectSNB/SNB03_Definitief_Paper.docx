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jpeg" ContentType="image/jpeg"/>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auto"/>
          <w:highlight w:val="yellow"/>
        </w:rPr>
      </w:pPr>
      <w:r>
        <w:rPr>
          <w:color w:val="auto"/>
          <w:highlight w:val="yellow"/>
        </w:rPr>
      </w:r>
    </w:p>
    <w:p>
      <w:pPr>
        <w:pStyle w:val="Normal"/>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color w:val="auto"/>
        </w:rPr>
      </w:pPr>
      <w:r>
        <w:rPr>
          <w:color w:val="auto"/>
        </w:rPr>
      </w:r>
    </w:p>
    <w:p>
      <w:pPr>
        <w:pStyle w:val="Normal"/>
        <w:spacing w:lineRule="auto" w:line="259" w:before="0" w:after="160"/>
        <w:rPr>
          <w:rFonts w:cs="Arial"/>
          <w:b/>
          <w:b/>
          <w:bCs/>
          <w:color w:val="auto"/>
          <w:sz w:val="70"/>
          <w:szCs w:val="70"/>
        </w:rPr>
      </w:pPr>
      <w:r>
        <w:rPr>
          <w:rFonts w:cs="Arial"/>
          <w:b/>
          <w:bCs/>
          <w:color w:val="auto"/>
          <w:sz w:val="70"/>
          <w:szCs w:val="70"/>
        </w:rPr>
      </w:r>
    </w:p>
    <w:p>
      <w:pPr>
        <w:pStyle w:val="Normal"/>
        <w:spacing w:lineRule="auto" w:line="259" w:before="0" w:after="160"/>
        <w:rPr>
          <w:rFonts w:cs="Arial"/>
          <w:b/>
          <w:b/>
          <w:bCs/>
          <w:color w:val="auto"/>
          <w:sz w:val="70"/>
          <w:szCs w:val="70"/>
        </w:rPr>
      </w:pPr>
      <w:r>
        <w:rPr>
          <w:rFonts w:cs="Arial"/>
          <w:b/>
          <w:bCs/>
          <w:color w:val="auto"/>
          <w:sz w:val="70"/>
          <w:szCs w:val="70"/>
        </w:rPr>
        <w:t>PXL-DIGITAL</w:t>
      </w:r>
    </w:p>
    <w:p>
      <w:pPr>
        <w:pStyle w:val="Normal"/>
        <w:spacing w:lineRule="auto" w:line="259" w:before="0" w:after="160"/>
        <w:rPr>
          <w:rFonts w:cs="Arial"/>
          <w:color w:val="auto"/>
          <w:sz w:val="30"/>
          <w:szCs w:val="30"/>
        </w:rPr>
      </w:pPr>
      <w:r>
        <w:rPr>
          <w:rFonts w:cs="Arial"/>
          <w:color w:val="auto"/>
          <w:sz w:val="30"/>
          <w:szCs w:val="30"/>
        </w:rPr>
        <w:t>Bachelor in de Toegepaste Informatica</w:t>
      </w:r>
    </w:p>
    <w:p>
      <w:pPr>
        <w:pStyle w:val="Normal"/>
        <w:spacing w:lineRule="auto" w:line="259" w:before="0" w:after="160"/>
        <w:rPr>
          <w:rFonts w:cs="Arial"/>
          <w:color w:val="auto"/>
          <w:sz w:val="30"/>
          <w:szCs w:val="30"/>
        </w:rPr>
      </w:pPr>
      <w:r>
        <w:rPr>
          <w:rFonts w:cs="Arial"/>
          <w:color w:val="auto"/>
          <w:sz w:val="30"/>
          <w:szCs w:val="30"/>
        </w:rPr>
      </w:r>
    </w:p>
    <w:p>
      <w:pPr>
        <w:pStyle w:val="Normal"/>
        <w:spacing w:lineRule="auto" w:line="259" w:before="0" w:after="160"/>
        <w:rPr>
          <w:color w:val="auto"/>
          <w:sz w:val="50"/>
          <w:szCs w:val="50"/>
        </w:rPr>
      </w:pPr>
      <w:r>
        <w:rPr>
          <w:color w:val="auto"/>
          <w:sz w:val="50"/>
          <w:szCs w:val="50"/>
        </w:rPr>
        <w:t xml:space="preserve">  </w:t>
      </w:r>
      <w:r>
        <w:rPr>
          <w:color w:val="auto"/>
          <w:sz w:val="50"/>
          <w:szCs w:val="50"/>
        </w:rPr>
        <w:t xml:space="preserve">[ </w:t>
      </w:r>
      <w:r>
        <w:rPr>
          <w:b/>
          <w:bCs/>
          <w:color w:val="auto"/>
          <w:sz w:val="50"/>
          <w:szCs w:val="50"/>
        </w:rPr>
        <w:t>Research project</w:t>
      </w:r>
      <w:r>
        <w:rPr>
          <w:color w:val="auto"/>
          <w:sz w:val="50"/>
          <w:szCs w:val="50"/>
        </w:rPr>
        <w:t xml:space="preserve"> ]</w:t>
      </w:r>
    </w:p>
    <w:p>
      <w:pPr>
        <w:pStyle w:val="Normal"/>
        <w:tabs>
          <w:tab w:val="clear" w:pos="708"/>
          <w:tab w:val="left" w:pos="7290" w:leader="none"/>
        </w:tabs>
        <w:spacing w:lineRule="auto" w:line="259" w:before="0" w:after="160"/>
        <w:rPr>
          <w:rFonts w:cs="Arial"/>
          <w:b/>
          <w:b/>
          <w:bCs/>
          <w:color w:val="auto"/>
          <w:sz w:val="32"/>
          <w:szCs w:val="32"/>
        </w:rPr>
      </w:pPr>
      <w:r>
        <w:rPr>
          <w:rFonts w:cs="Arial"/>
          <w:b/>
          <w:bCs/>
          <w:color w:val="auto"/>
          <w:sz w:val="32"/>
          <w:szCs w:val="32"/>
        </w:rPr>
      </w:r>
    </w:p>
    <w:p>
      <w:pPr>
        <w:pStyle w:val="Normal"/>
        <w:tabs>
          <w:tab w:val="clear" w:pos="708"/>
          <w:tab w:val="left" w:pos="7290" w:leader="none"/>
        </w:tabs>
        <w:spacing w:lineRule="auto" w:line="259" w:before="0" w:after="160"/>
        <w:rPr>
          <w:rFonts w:cs="Arial"/>
          <w:b/>
          <w:b/>
          <w:bCs/>
          <w:color w:val="auto"/>
          <w:sz w:val="32"/>
          <w:szCs w:val="32"/>
        </w:rPr>
      </w:pPr>
      <w:ins w:id="0" w:author="Microsoft Word" w:date="2026-03-16T07:44:00Z">
        <w:r>
          <w:rPr>
            <w:rFonts w:cs="Arial"/>
            <w:b/>
            <w:bCs/>
            <w:color w:val="auto"/>
            <w:sz w:val="32"/>
            <w:szCs w:val="32"/>
          </w:rPr>
          <w:t xml:space="preserve">Afstudeerrichting: </w:t>
        </w:r>
      </w:ins>
      <w:r>
        <w:rPr>
          <w:rFonts w:cs="Arial"/>
          <w:b/>
          <w:bCs/>
          <w:color w:val="auto"/>
          <w:sz w:val="32"/>
          <w:szCs w:val="32"/>
        </w:rPr>
        <w:t>Systeem- en netwerkbeheer</w:t>
      </w:r>
    </w:p>
    <w:p>
      <w:pPr>
        <w:pStyle w:val="Normal"/>
        <w:tabs>
          <w:tab w:val="clear" w:pos="708"/>
          <w:tab w:val="left" w:pos="7290" w:leader="none"/>
        </w:tabs>
        <w:spacing w:lineRule="auto" w:line="259" w:before="0" w:after="160"/>
        <w:rPr>
          <w:rFonts w:cs="Arial"/>
          <w:b/>
          <w:b/>
          <w:bCs/>
          <w:color w:val="auto"/>
          <w:sz w:val="32"/>
          <w:szCs w:val="32"/>
        </w:rPr>
      </w:pPr>
      <w:r>
        <w:rPr>
          <w:rFonts w:cs="Arial"/>
          <w:b/>
          <w:bCs/>
          <w:color w:val="auto"/>
          <w:sz w:val="32"/>
          <w:szCs w:val="32"/>
        </w:rPr>
        <w:t>Team: SNB3</w:t>
      </w:r>
      <w:r>
        <w:rPr/>
        <w:tab/>
      </w:r>
    </w:p>
    <w:p>
      <w:pPr>
        <w:pStyle w:val="Normal"/>
        <w:spacing w:lineRule="auto" w:line="259" w:before="0" w:after="160"/>
        <w:rPr>
          <w:rFonts w:cs="Arial"/>
          <w:color w:val="auto"/>
          <w:sz w:val="32"/>
          <w:szCs w:val="32"/>
        </w:rPr>
      </w:pPr>
      <w:r>
        <w:rPr>
          <w:rFonts w:cs="Arial"/>
          <w:color w:val="auto"/>
          <w:sz w:val="32"/>
          <w:szCs w:val="32"/>
        </w:rPr>
        <w:t>Adam Hameed, Dascha Herck, Gert-Jan Bollen, Arno Sweeck</w:t>
      </w:r>
    </w:p>
    <w:p>
      <w:pPr>
        <w:pStyle w:val="Normal"/>
        <w:spacing w:lineRule="auto" w:line="259" w:before="0" w:after="160"/>
        <w:rPr>
          <w:color w:val="auto"/>
        </w:rPr>
      </w:pPr>
      <w:r>
        <w:rPr>
          <w:color w:val="auto"/>
        </w:rPr>
      </w:r>
    </w:p>
    <w:p>
      <w:pPr>
        <w:pStyle w:val="Normal"/>
        <w:spacing w:lineRule="auto" w:line="259" w:before="0" w:after="160"/>
        <w:rPr>
          <w:rFonts w:ascii="Calibri" w:hAnsi="Calibri" w:eastAsia="" w:cs="" w:cstheme="majorBidi" w:eastAsiaTheme="majorEastAsia"/>
          <w:b/>
          <w:b/>
          <w:bCs/>
          <w:color w:val="auto"/>
          <w:sz w:val="34"/>
          <w:szCs w:val="34"/>
        </w:rPr>
      </w:pPr>
      <w:r>
        <w:rPr>
          <w:rFonts w:eastAsia="" w:cs="" w:cstheme="majorBidi" w:eastAsiaTheme="majorEastAsia" w:ascii="Calibri" w:hAnsi="Calibri"/>
          <w:b/>
          <w:bCs/>
          <w:color w:val="auto"/>
          <w:sz w:val="34"/>
          <w:szCs w:val="34"/>
        </w:rPr>
      </w:r>
      <w:r>
        <w:br w:type="page"/>
      </w:r>
    </w:p>
    <w:p>
      <w:pPr>
        <w:pStyle w:val="Heading1"/>
        <w:rPr/>
      </w:pPr>
      <w:bookmarkStart w:id="0" w:name="_Toc148924027"/>
      <w:bookmarkStart w:id="1" w:name="_Toc572761438"/>
      <w:bookmarkStart w:id="2" w:name="_Toc739205491"/>
      <w:bookmarkStart w:id="3" w:name="_Toc335400715"/>
      <w:bookmarkStart w:id="4" w:name="_Toc225525914"/>
      <w:r>
        <w:rPr/>
        <w:t>Projectomschrijving</w:t>
      </w:r>
      <w:bookmarkEnd w:id="0"/>
      <w:bookmarkEnd w:id="1"/>
      <w:bookmarkEnd w:id="2"/>
      <w:bookmarkEnd w:id="3"/>
      <w:bookmarkEnd w:id="4"/>
    </w:p>
    <w:p>
      <w:pPr>
        <w:pStyle w:val="Normal"/>
        <w:rPr>
          <w:color w:val="auto"/>
        </w:rPr>
      </w:pPr>
      <w:r>
        <w:rPr>
          <w:color w:val="auto"/>
        </w:rPr>
        <w:t xml:space="preserve">Het project richt zich op de optimalisatie van het automatisch schalen van CPU-intensieve workloads aan de hand van observatiemiddelen binnen een cloudomgeving. Een voorbeeld van een applicatie die zich specialiseert in </w:t>
      </w:r>
      <w:r>
        <w:rPr>
          <w:i/>
          <w:iCs/>
          <w:color w:val="auto"/>
        </w:rPr>
        <w:t>monitoring</w:t>
      </w:r>
      <w:r>
        <w:rPr>
          <w:color w:val="auto"/>
        </w:rPr>
        <w:t xml:space="preserve"> is Datadog. Deze applicatie bevat enorm veel mogelijkheden, waaronder het analyseren van het verkeer van een bepaalde website. Het verzamelt observatiegegevens van een opgegeven workload zoals CPU-gebruik, geheugengebruik en de verwerkingstijd van verzoeken. Specifieke drempelwaarden instellen creëert de mogelijkheid om AWS-instanties automatisch in te schakelen of af te sluiten. Bij een overschrijding van deze grenzen worden er zo snel mogelijk extra instanties opgestart om aan de toegenomen vraag te voldoen. Wanneer observatiegegevens aantonen dat de extra middelen niet meer nodig zijn, sluiten de instanties weer af om kosten te optimaliseren. </w:t>
      </w:r>
    </w:p>
    <w:p>
      <w:pPr>
        <w:pStyle w:val="Normal"/>
        <w:rPr>
          <w:color w:val="auto"/>
        </w:rPr>
      </w:pPr>
      <w:r>
        <w:rPr>
          <w:color w:val="auto"/>
        </w:rPr>
        <w:t xml:space="preserve">Aan de hand van het observeren van verschillende </w:t>
      </w:r>
      <w:r>
        <w:rPr>
          <w:i/>
          <w:iCs/>
          <w:color w:val="auto"/>
        </w:rPr>
        <w:t>dashboards</w:t>
      </w:r>
      <w:r>
        <w:rPr>
          <w:color w:val="auto"/>
        </w:rPr>
        <w:t xml:space="preserve"> in Datadog, artikelen en verder onderzoek worden de hoofdvraag en subvragen beantwoord. Datadog voorziet een studentenpakket van twee jaar om gebruik te maken van hun diensten. Hierdoor ontstaat de mogelijkheid gratis gebruik te maken van hun </w:t>
      </w:r>
      <w:r>
        <w:rPr>
          <w:i/>
          <w:iCs/>
          <w:color w:val="auto"/>
        </w:rPr>
        <w:t>software</w:t>
      </w:r>
      <w:r>
        <w:rPr>
          <w:color w:val="auto"/>
        </w:rPr>
        <w:t xml:space="preserve">. Op deze manier raadplegen mensen diverse </w:t>
      </w:r>
      <w:r>
        <w:rPr>
          <w:i/>
          <w:iCs/>
          <w:color w:val="auto"/>
        </w:rPr>
        <w:t>dashboards</w:t>
      </w:r>
      <w:r>
        <w:rPr>
          <w:color w:val="auto"/>
        </w:rPr>
        <w:t xml:space="preserve"> om zo te leren welke observatiegegevens het meest relevant zijn voor het onderzoek van dit project. De eerste subvraag focust op de werking van Datadog en hoe deze tool autoscalingstrategieën kan verbeteren. De tweede subvraag focust op het verschil in stabiliteit tussen CPU-gebaseerd schalen en schalen op basis van zelf ingestelde meetwaarden.</w:t>
      </w:r>
    </w:p>
    <w:p>
      <w:pPr>
        <w:pStyle w:val="Normal"/>
        <w:rPr>
          <w:color w:val="auto"/>
        </w:rPr>
      </w:pPr>
      <w:r>
        <w:rPr>
          <w:color w:val="auto"/>
        </w:rPr>
        <w:t xml:space="preserve">De levering van het eindproduct van deze research paper resulteert in het verfijnen van een aantal aspecten; zoals onder andere een vergrote kennis van het vakgebied, een voorbereiding op het toekomstige IT-project en het werkveld. Er ontstaat een onderbouwd inzicht in hoe </w:t>
      </w:r>
      <w:r>
        <w:rPr>
          <w:i/>
          <w:iCs/>
          <w:color w:val="auto"/>
        </w:rPr>
        <w:t>autoscaling</w:t>
      </w:r>
      <w:r>
        <w:rPr>
          <w:color w:val="auto"/>
        </w:rPr>
        <w:t xml:space="preserve"> optimaal wordt geconfigureerd binnen een moderne cloudomgeving met de hulp van Datadog. In het praktisch deel van het research project wordt er gewerkt met verschillende diensten waaronder containerloze technologieën, een AI-model, Vue.js voor de frontend, Node.js en een RDS-databank. Ook is beveiliging belangrijk, bij deze toepassing wordt Keycloak gebruikt om gebruikers veilig te laten inloggen. Wanneer al deze diensten correct worden geïmplementeerd, wordt er een succesvol eindproduct opgeleverd, namelijk de PXLCensor app.</w:t>
      </w:r>
    </w:p>
    <w:p>
      <w:pPr>
        <w:pStyle w:val="Normal"/>
        <w:rPr/>
      </w:pPr>
      <w:r>
        <w:rPr/>
      </w:r>
    </w:p>
    <w:p>
      <w:pPr>
        <w:pStyle w:val="Normal"/>
        <w:rPr/>
      </w:pPr>
      <w:r>
        <w:rPr/>
      </w:r>
    </w:p>
    <w:p>
      <w:pPr>
        <w:pStyle w:val="Normal"/>
        <w:rPr/>
      </w:pPr>
      <w:r>
        <w:rPr/>
      </w:r>
      <w:r>
        <w:br w:type="page"/>
      </w:r>
    </w:p>
    <w:p>
      <w:pPr>
        <w:pStyle w:val="Heading1"/>
        <w:rPr/>
      </w:pPr>
      <w:bookmarkStart w:id="5" w:name="_Toc388263384"/>
      <w:bookmarkStart w:id="6" w:name="_Toc850174488"/>
      <w:r>
        <w:rPr/>
        <w:t>Inhoudsopgave</w:t>
      </w:r>
      <w:bookmarkEnd w:id="5"/>
      <w:bookmarkEnd w:id="6"/>
    </w:p>
    <w:sdt>
      <w:sdtPr>
        <w:docPartObj>
          <w:docPartGallery w:val="Table of Contents"/>
          <w:docPartUnique w:val="true"/>
        </w:docPartObj>
      </w:sdtPr>
      <w:sdtContent>
        <w:p>
          <w:pPr>
            <w:pStyle w:val="Contents1"/>
            <w:tabs>
              <w:tab w:val="left" w:pos="435" w:leader="none"/>
              <w:tab w:val="left" w:pos="440" w:leader="none"/>
              <w:tab w:val="right" w:pos="9060" w:leader="dot"/>
              <w:tab w:val="right" w:pos="9062" w:leader="dot"/>
            </w:tabs>
            <w:bidi w:val="0"/>
            <w:rPr>
              <w:rStyle w:val="InternetLink"/>
            </w:rPr>
          </w:pPr>
          <w:r>
            <w:fldChar w:fldCharType="begin"/>
          </w:r>
          <w:r>
            <w:rPr>
              <w:webHidden/>
              <w:rStyle w:val="IndexLink"/>
            </w:rPr>
            <w:instrText xml:space="preserve"> TOC \z \o "1-9" \u \h</w:instrText>
          </w:r>
          <w:r>
            <w:rPr>
              <w:webHidden/>
              <w:rStyle w:val="IndexLink"/>
            </w:rPr>
            <w:fldChar w:fldCharType="separate"/>
          </w:r>
          <w:hyperlink w:anchor="_Toc148924027">
            <w:r>
              <w:rPr>
                <w:webHidden/>
              </w:rPr>
              <w:fldChar w:fldCharType="begin"/>
            </w:r>
            <w:r>
              <w:rPr>
                <w:webHidden/>
              </w:rPr>
              <w:instrText xml:space="preserve">PAGEREF _Toc148924027 \h</w:instrText>
            </w:r>
            <w:r>
              <w:rPr>
                <w:webHidden/>
              </w:rPr>
              <w:fldChar w:fldCharType="separate"/>
            </w:r>
            <w:r>
              <w:rPr>
                <w:webHidden/>
                <w:rStyle w:val="IndexLink"/>
              </w:rPr>
              <w:t>1</w:t>
              <w:tab/>
              <w:t>Projectomschrijving</w:t>
              <w:tab/>
              <w:t>1</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850174488">
            <w:r>
              <w:rPr>
                <w:webHidden/>
              </w:rPr>
              <w:fldChar w:fldCharType="begin"/>
            </w:r>
            <w:r>
              <w:rPr>
                <w:webHidden/>
              </w:rPr>
              <w:instrText xml:space="preserve">PAGEREF _Toc850174488 \h</w:instrText>
            </w:r>
            <w:r>
              <w:rPr>
                <w:webHidden/>
              </w:rPr>
              <w:fldChar w:fldCharType="separate"/>
            </w:r>
            <w:r>
              <w:rPr>
                <w:webHidden/>
                <w:rStyle w:val="IndexLink"/>
              </w:rPr>
              <w:t>2</w:t>
              <w:tab/>
              <w:t>Inhoudsopgave</w:t>
              <w:tab/>
              <w:t>2</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923520583">
            <w:r>
              <w:rPr>
                <w:webHidden/>
              </w:rPr>
              <w:fldChar w:fldCharType="begin"/>
            </w:r>
            <w:r>
              <w:rPr>
                <w:webHidden/>
              </w:rPr>
              <w:instrText xml:space="preserve">PAGEREF _Toc923520583 \h</w:instrText>
            </w:r>
            <w:r>
              <w:rPr>
                <w:webHidden/>
              </w:rPr>
              <w:fldChar w:fldCharType="separate"/>
            </w:r>
            <w:r>
              <w:rPr>
                <w:webHidden/>
                <w:rStyle w:val="IndexLink"/>
              </w:rPr>
              <w:t>3</w:t>
              <w:tab/>
              <w:t>Lijst met afkortingen</w:t>
              <w:tab/>
              <w:t>3</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407195399">
            <w:r>
              <w:rPr>
                <w:webHidden/>
              </w:rPr>
              <w:fldChar w:fldCharType="begin"/>
            </w:r>
            <w:r>
              <w:rPr>
                <w:webHidden/>
              </w:rPr>
              <w:instrText xml:space="preserve">PAGEREF _Toc407195399 \h</w:instrText>
            </w:r>
            <w:r>
              <w:rPr>
                <w:webHidden/>
              </w:rPr>
              <w:fldChar w:fldCharType="separate"/>
            </w:r>
            <w:r>
              <w:rPr>
                <w:webHidden/>
                <w:rStyle w:val="IndexLink"/>
              </w:rPr>
              <w:t>4</w:t>
              <w:tab/>
              <w:t>Abstract</w:t>
              <w:tab/>
              <w:t>4</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505502166">
            <w:r>
              <w:rPr>
                <w:webHidden/>
              </w:rPr>
              <w:fldChar w:fldCharType="begin"/>
            </w:r>
            <w:r>
              <w:rPr>
                <w:webHidden/>
              </w:rPr>
              <w:instrText xml:space="preserve">PAGEREF _Toc505502166 \h</w:instrText>
            </w:r>
            <w:r>
              <w:rPr>
                <w:webHidden/>
              </w:rPr>
              <w:fldChar w:fldCharType="separate"/>
            </w:r>
            <w:r>
              <w:rPr>
                <w:webHidden/>
                <w:rStyle w:val="IndexLink"/>
              </w:rPr>
              <w:t>5</w:t>
              <w:tab/>
              <w:t>Onderzoeksvraag en hypothese</w:t>
              <w:tab/>
              <w:t>4</w:t>
            </w:r>
            <w:r>
              <w:rPr>
                <w:webHidden/>
              </w:rPr>
              <w:fldChar w:fldCharType="end"/>
            </w:r>
          </w:hyperlink>
        </w:p>
        <w:p>
          <w:pPr>
            <w:pStyle w:val="Contents2"/>
            <w:tabs>
              <w:tab w:val="clear" w:pos="708"/>
              <w:tab w:val="left" w:pos="660" w:leader="none"/>
              <w:tab w:val="right" w:pos="9060" w:leader="dot"/>
            </w:tabs>
            <w:bidi w:val="0"/>
            <w:rPr/>
          </w:pPr>
          <w:hyperlink w:anchor="_Toc1308561441">
            <w:r>
              <w:rPr>
                <w:webHidden/>
              </w:rPr>
              <w:fldChar w:fldCharType="begin"/>
            </w:r>
            <w:r>
              <w:rPr>
                <w:webHidden/>
              </w:rPr>
              <w:instrText xml:space="preserve">PAGEREF _Toc1308561441 \h</w:instrText>
            </w:r>
            <w:r>
              <w:rPr>
                <w:webHidden/>
              </w:rPr>
              <w:fldChar w:fldCharType="separate"/>
            </w:r>
            <w:r>
              <w:rPr>
                <w:webHidden/>
                <w:rStyle w:val="IndexLink"/>
              </w:rPr>
              <w:t>5.1</w:t>
              <w:tab/>
              <w:t>Onderzoeksvragen</w:t>
              <w:tab/>
              <w:t>5</w:t>
            </w:r>
            <w:r>
              <w:rPr>
                <w:webHidden/>
              </w:rPr>
              <w:fldChar w:fldCharType="end"/>
            </w:r>
          </w:hyperlink>
        </w:p>
        <w:p>
          <w:pPr>
            <w:pStyle w:val="Contents2"/>
            <w:tabs>
              <w:tab w:val="clear" w:pos="708"/>
              <w:tab w:val="left" w:pos="660" w:leader="none"/>
              <w:tab w:val="right" w:pos="9060" w:leader="dot"/>
            </w:tabs>
            <w:bidi w:val="0"/>
            <w:rPr/>
          </w:pPr>
          <w:hyperlink w:anchor="_Toc935069186">
            <w:r>
              <w:rPr>
                <w:webHidden/>
              </w:rPr>
              <w:fldChar w:fldCharType="begin"/>
            </w:r>
            <w:r>
              <w:rPr>
                <w:webHidden/>
              </w:rPr>
              <w:instrText xml:space="preserve">PAGEREF _Toc935069186 \h</w:instrText>
            </w:r>
            <w:r>
              <w:rPr>
                <w:webHidden/>
              </w:rPr>
              <w:fldChar w:fldCharType="separate"/>
            </w:r>
            <w:r>
              <w:rPr>
                <w:webHidden/>
                <w:rStyle w:val="IndexLink"/>
              </w:rPr>
              <w:t>5.2</w:t>
              <w:tab/>
              <w:t>Hypothese</w:t>
              <w:tab/>
              <w:t>5</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822955336">
            <w:r>
              <w:rPr>
                <w:webHidden/>
              </w:rPr>
              <w:fldChar w:fldCharType="begin"/>
            </w:r>
            <w:r>
              <w:rPr>
                <w:webHidden/>
              </w:rPr>
              <w:instrText xml:space="preserve">PAGEREF _Toc822955336 \h</w:instrText>
            </w:r>
            <w:r>
              <w:rPr>
                <w:webHidden/>
              </w:rPr>
              <w:fldChar w:fldCharType="separate"/>
            </w:r>
            <w:r>
              <w:rPr>
                <w:webHidden/>
                <w:rStyle w:val="IndexLink"/>
              </w:rPr>
              <w:t>6</w:t>
              <w:tab/>
              <w:t>Methodologie</w:t>
              <w:tab/>
              <w:t>5</w:t>
            </w:r>
            <w:r>
              <w:rPr>
                <w:webHidden/>
              </w:rPr>
              <w:fldChar w:fldCharType="end"/>
            </w:r>
          </w:hyperlink>
        </w:p>
        <w:p>
          <w:pPr>
            <w:pStyle w:val="Contents2"/>
            <w:tabs>
              <w:tab w:val="clear" w:pos="708"/>
              <w:tab w:val="left" w:pos="660" w:leader="none"/>
              <w:tab w:val="right" w:pos="9060" w:leader="dot"/>
            </w:tabs>
            <w:bidi w:val="0"/>
            <w:rPr/>
          </w:pPr>
          <w:hyperlink w:anchor="_Toc864401605">
            <w:r>
              <w:rPr>
                <w:webHidden/>
              </w:rPr>
              <w:fldChar w:fldCharType="begin"/>
            </w:r>
            <w:r>
              <w:rPr>
                <w:webHidden/>
              </w:rPr>
              <w:instrText xml:space="preserve">PAGEREF _Toc864401605 \h</w:instrText>
            </w:r>
            <w:r>
              <w:rPr>
                <w:webHidden/>
              </w:rPr>
              <w:fldChar w:fldCharType="separate"/>
            </w:r>
            <w:r>
              <w:rPr>
                <w:webHidden/>
                <w:rStyle w:val="IndexLink"/>
              </w:rPr>
              <w:t>6.1</w:t>
              <w:tab/>
              <w:t>Literatuurstudie aanpak</w:t>
              <w:tab/>
              <w:t>6</w:t>
            </w:r>
            <w:r>
              <w:rPr>
                <w:webHidden/>
              </w:rPr>
              <w:fldChar w:fldCharType="end"/>
            </w:r>
          </w:hyperlink>
        </w:p>
        <w:p>
          <w:pPr>
            <w:pStyle w:val="Contents2"/>
            <w:tabs>
              <w:tab w:val="clear" w:pos="708"/>
              <w:tab w:val="left" w:pos="660" w:leader="none"/>
              <w:tab w:val="right" w:pos="9060" w:leader="dot"/>
            </w:tabs>
            <w:bidi w:val="0"/>
            <w:rPr/>
          </w:pPr>
          <w:hyperlink w:anchor="_Toc2013871859">
            <w:r>
              <w:rPr>
                <w:webHidden/>
              </w:rPr>
              <w:fldChar w:fldCharType="begin"/>
            </w:r>
            <w:r>
              <w:rPr>
                <w:webHidden/>
              </w:rPr>
              <w:instrText xml:space="preserve">PAGEREF _Toc2013871859 \h</w:instrText>
            </w:r>
            <w:r>
              <w:rPr>
                <w:webHidden/>
              </w:rPr>
              <w:fldChar w:fldCharType="separate"/>
            </w:r>
            <w:r>
              <w:rPr>
                <w:webHidden/>
                <w:rStyle w:val="IndexLink"/>
              </w:rPr>
              <w:t>6.2</w:t>
              <w:tab/>
              <w:t>Keuze van tools</w:t>
              <w:tab/>
              <w:t>6</w:t>
            </w:r>
            <w:r>
              <w:rPr>
                <w:webHidden/>
              </w:rPr>
              <w:fldChar w:fldCharType="end"/>
            </w:r>
          </w:hyperlink>
        </w:p>
        <w:p>
          <w:pPr>
            <w:pStyle w:val="Contents2"/>
            <w:tabs>
              <w:tab w:val="clear" w:pos="708"/>
              <w:tab w:val="left" w:pos="660" w:leader="none"/>
              <w:tab w:val="right" w:pos="9060" w:leader="dot"/>
            </w:tabs>
            <w:bidi w:val="0"/>
            <w:rPr/>
          </w:pPr>
          <w:hyperlink w:anchor="_Toc537652768">
            <w:r>
              <w:rPr>
                <w:webHidden/>
              </w:rPr>
              <w:fldChar w:fldCharType="begin"/>
            </w:r>
            <w:r>
              <w:rPr>
                <w:webHidden/>
              </w:rPr>
              <w:instrText xml:space="preserve">PAGEREF _Toc537652768 \h</w:instrText>
            </w:r>
            <w:r>
              <w:rPr>
                <w:webHidden/>
              </w:rPr>
              <w:fldChar w:fldCharType="separate"/>
            </w:r>
            <w:r>
              <w:rPr>
                <w:webHidden/>
                <w:rStyle w:val="IndexLink"/>
              </w:rPr>
              <w:t>6.3</w:t>
              <w:tab/>
              <w:t>Experimentele opzet</w:t>
              <w:tab/>
              <w:t>6</w:t>
            </w:r>
            <w:r>
              <w:rPr>
                <w:webHidden/>
              </w:rPr>
              <w:fldChar w:fldCharType="end"/>
            </w:r>
          </w:hyperlink>
        </w:p>
        <w:p>
          <w:pPr>
            <w:pStyle w:val="Contents2"/>
            <w:tabs>
              <w:tab w:val="clear" w:pos="708"/>
              <w:tab w:val="left" w:pos="660" w:leader="none"/>
              <w:tab w:val="right" w:pos="9060" w:leader="dot"/>
            </w:tabs>
            <w:bidi w:val="0"/>
            <w:rPr/>
          </w:pPr>
          <w:hyperlink w:anchor="_Toc224085258">
            <w:r>
              <w:rPr>
                <w:webHidden/>
              </w:rPr>
              <w:fldChar w:fldCharType="begin"/>
            </w:r>
            <w:r>
              <w:rPr>
                <w:webHidden/>
              </w:rPr>
              <w:instrText xml:space="preserve">PAGEREF _Toc224085258 \h</w:instrText>
            </w:r>
            <w:r>
              <w:rPr>
                <w:webHidden/>
              </w:rPr>
              <w:fldChar w:fldCharType="separate"/>
            </w:r>
            <w:r>
              <w:rPr>
                <w:webHidden/>
                <w:rStyle w:val="IndexLink"/>
              </w:rPr>
              <w:t>6.4</w:t>
              <w:tab/>
              <w:t>Meetstrategie</w:t>
              <w:tab/>
              <w:t>6</w:t>
            </w:r>
            <w:r>
              <w:rPr>
                <w:webHidden/>
              </w:rPr>
              <w:fldChar w:fldCharType="end"/>
            </w:r>
          </w:hyperlink>
        </w:p>
        <w:p>
          <w:pPr>
            <w:pStyle w:val="Contents2"/>
            <w:tabs>
              <w:tab w:val="clear" w:pos="708"/>
              <w:tab w:val="left" w:pos="660" w:leader="none"/>
              <w:tab w:val="right" w:pos="9060" w:leader="dot"/>
            </w:tabs>
            <w:bidi w:val="0"/>
            <w:rPr/>
          </w:pPr>
          <w:hyperlink w:anchor="_Toc1320882285">
            <w:r>
              <w:rPr>
                <w:webHidden/>
              </w:rPr>
              <w:fldChar w:fldCharType="begin"/>
            </w:r>
            <w:r>
              <w:rPr>
                <w:webHidden/>
              </w:rPr>
              <w:instrText xml:space="preserve">PAGEREF _Toc1320882285 \h</w:instrText>
            </w:r>
            <w:r>
              <w:rPr>
                <w:webHidden/>
              </w:rPr>
              <w:fldChar w:fldCharType="separate"/>
            </w:r>
            <w:r>
              <w:rPr>
                <w:webHidden/>
                <w:rStyle w:val="IndexLink"/>
              </w:rPr>
              <w:t>6.5</w:t>
              <w:tab/>
              <w:t>Validatiemethode</w:t>
              <w:tab/>
              <w:t>7</w:t>
            </w:r>
            <w:r>
              <w:rPr>
                <w:webHidden/>
              </w:rPr>
              <w:fldChar w:fldCharType="end"/>
            </w:r>
          </w:hyperlink>
        </w:p>
        <w:p>
          <w:pPr>
            <w:pStyle w:val="Contents2"/>
            <w:tabs>
              <w:tab w:val="clear" w:pos="708"/>
              <w:tab w:val="left" w:pos="660" w:leader="none"/>
              <w:tab w:val="right" w:pos="9060" w:leader="dot"/>
            </w:tabs>
            <w:bidi w:val="0"/>
            <w:rPr/>
          </w:pPr>
          <w:hyperlink w:anchor="_Toc1065201136">
            <w:r>
              <w:rPr>
                <w:webHidden/>
              </w:rPr>
              <w:fldChar w:fldCharType="begin"/>
            </w:r>
            <w:r>
              <w:rPr>
                <w:webHidden/>
              </w:rPr>
              <w:instrText xml:space="preserve">PAGEREF _Toc1065201136 \h</w:instrText>
            </w:r>
            <w:r>
              <w:rPr>
                <w:webHidden/>
              </w:rPr>
              <w:fldChar w:fldCharType="separate"/>
            </w:r>
            <w:r>
              <w:rPr>
                <w:webHidden/>
                <w:rStyle w:val="IndexLink"/>
              </w:rPr>
              <w:t>6.6</w:t>
              <w:tab/>
              <w:t>Onderzoeksmethode</w:t>
              <w:tab/>
              <w:t>7</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1376784358">
            <w:r>
              <w:rPr>
                <w:webHidden/>
              </w:rPr>
              <w:fldChar w:fldCharType="begin"/>
            </w:r>
            <w:r>
              <w:rPr>
                <w:webHidden/>
              </w:rPr>
              <w:instrText xml:space="preserve">PAGEREF _Toc1376784358 \h</w:instrText>
            </w:r>
            <w:r>
              <w:rPr>
                <w:webHidden/>
              </w:rPr>
              <w:fldChar w:fldCharType="separate"/>
            </w:r>
            <w:r>
              <w:rPr>
                <w:webHidden/>
                <w:rStyle w:val="IndexLink"/>
              </w:rPr>
              <w:t>7</w:t>
              <w:tab/>
              <w:t>Literatuurstudie</w:t>
              <w:tab/>
              <w:t>7</w:t>
            </w:r>
            <w:r>
              <w:rPr>
                <w:webHidden/>
              </w:rPr>
              <w:fldChar w:fldCharType="end"/>
            </w:r>
          </w:hyperlink>
        </w:p>
        <w:p>
          <w:pPr>
            <w:pStyle w:val="Contents2"/>
            <w:tabs>
              <w:tab w:val="clear" w:pos="708"/>
              <w:tab w:val="left" w:pos="660" w:leader="none"/>
              <w:tab w:val="right" w:pos="9060" w:leader="dot"/>
            </w:tabs>
            <w:bidi w:val="0"/>
            <w:rPr/>
          </w:pPr>
          <w:hyperlink w:anchor="_Toc1488082853">
            <w:r>
              <w:rPr>
                <w:webHidden/>
              </w:rPr>
              <w:fldChar w:fldCharType="begin"/>
            </w:r>
            <w:r>
              <w:rPr>
                <w:webHidden/>
              </w:rPr>
              <w:instrText xml:space="preserve">PAGEREF _Toc1488082853 \h</w:instrText>
            </w:r>
            <w:r>
              <w:rPr>
                <w:webHidden/>
              </w:rPr>
              <w:fldChar w:fldCharType="separate"/>
            </w:r>
            <w:r>
              <w:rPr>
                <w:webHidden/>
                <w:rStyle w:val="IndexLink"/>
              </w:rPr>
              <w:t>7.1</w:t>
              <w:tab/>
              <w:t>Datadog</w:t>
              <w:tab/>
              <w:t>8</w:t>
            </w:r>
            <w:r>
              <w:rPr>
                <w:webHidden/>
              </w:rPr>
              <w:fldChar w:fldCharType="end"/>
            </w:r>
          </w:hyperlink>
        </w:p>
        <w:p>
          <w:pPr>
            <w:pStyle w:val="Contents3"/>
            <w:tabs>
              <w:tab w:val="clear" w:pos="708"/>
              <w:tab w:val="left" w:pos="1095" w:leader="none"/>
              <w:tab w:val="right" w:pos="9060" w:leader="dot"/>
            </w:tabs>
            <w:bidi w:val="0"/>
            <w:rPr/>
          </w:pPr>
          <w:hyperlink w:anchor="_Toc1379333351">
            <w:r>
              <w:rPr>
                <w:webHidden/>
              </w:rPr>
              <w:fldChar w:fldCharType="begin"/>
            </w:r>
            <w:r>
              <w:rPr>
                <w:webHidden/>
              </w:rPr>
              <w:instrText xml:space="preserve">PAGEREF _Toc1379333351 \h</w:instrText>
            </w:r>
            <w:r>
              <w:rPr>
                <w:webHidden/>
              </w:rPr>
              <w:fldChar w:fldCharType="separate"/>
            </w:r>
            <w:r>
              <w:rPr>
                <w:webHidden/>
                <w:rStyle w:val="IndexLink"/>
              </w:rPr>
              <w:t>7.1.1</w:t>
              <w:tab/>
              <w:t>Wat is Datadog</w:t>
              <w:tab/>
              <w:t>8</w:t>
            </w:r>
            <w:r>
              <w:rPr>
                <w:webHidden/>
              </w:rPr>
              <w:fldChar w:fldCharType="end"/>
            </w:r>
          </w:hyperlink>
        </w:p>
        <w:p>
          <w:pPr>
            <w:pStyle w:val="Contents3"/>
            <w:tabs>
              <w:tab w:val="clear" w:pos="708"/>
              <w:tab w:val="left" w:pos="1095" w:leader="none"/>
              <w:tab w:val="right" w:pos="9060" w:leader="dot"/>
            </w:tabs>
            <w:bidi w:val="0"/>
            <w:rPr/>
          </w:pPr>
          <w:hyperlink w:anchor="_Toc2047267356">
            <w:r>
              <w:rPr>
                <w:webHidden/>
              </w:rPr>
              <w:fldChar w:fldCharType="begin"/>
            </w:r>
            <w:r>
              <w:rPr>
                <w:webHidden/>
              </w:rPr>
              <w:instrText xml:space="preserve">PAGEREF _Toc2047267356 \h</w:instrText>
            </w:r>
            <w:r>
              <w:rPr>
                <w:webHidden/>
              </w:rPr>
              <w:fldChar w:fldCharType="separate"/>
            </w:r>
            <w:r>
              <w:rPr>
                <w:webHidden/>
                <w:rStyle w:val="IndexLink"/>
              </w:rPr>
              <w:t>7.1.2</w:t>
              <w:tab/>
              <w:t>Link tussen Datadog en het project</w:t>
              <w:tab/>
              <w:t>8</w:t>
            </w:r>
            <w:r>
              <w:rPr>
                <w:webHidden/>
              </w:rPr>
              <w:fldChar w:fldCharType="end"/>
            </w:r>
          </w:hyperlink>
        </w:p>
        <w:p>
          <w:pPr>
            <w:pStyle w:val="Contents3"/>
            <w:tabs>
              <w:tab w:val="clear" w:pos="708"/>
              <w:tab w:val="left" w:pos="1095" w:leader="none"/>
              <w:tab w:val="right" w:pos="9060" w:leader="dot"/>
            </w:tabs>
            <w:bidi w:val="0"/>
            <w:rPr/>
          </w:pPr>
          <w:hyperlink w:anchor="_Toc774675008">
            <w:r>
              <w:rPr>
                <w:webHidden/>
              </w:rPr>
              <w:fldChar w:fldCharType="begin"/>
            </w:r>
            <w:r>
              <w:rPr>
                <w:webHidden/>
              </w:rPr>
              <w:instrText xml:space="preserve">PAGEREF _Toc774675008 \h</w:instrText>
            </w:r>
            <w:r>
              <w:rPr>
                <w:webHidden/>
              </w:rPr>
              <w:fldChar w:fldCharType="separate"/>
            </w:r>
            <w:r>
              <w:rPr>
                <w:webHidden/>
                <w:rStyle w:val="IndexLink"/>
              </w:rPr>
              <w:t>7.1.3</w:t>
              <w:tab/>
              <w:t>Hoe werkt datadog</w:t>
              <w:tab/>
              <w:t>8</w:t>
            </w:r>
            <w:r>
              <w:rPr>
                <w:webHidden/>
              </w:rPr>
              <w:fldChar w:fldCharType="end"/>
            </w:r>
          </w:hyperlink>
        </w:p>
        <w:p>
          <w:pPr>
            <w:pStyle w:val="Contents3"/>
            <w:tabs>
              <w:tab w:val="clear" w:pos="708"/>
              <w:tab w:val="left" w:pos="1095" w:leader="none"/>
              <w:tab w:val="right" w:pos="9060" w:leader="dot"/>
            </w:tabs>
            <w:bidi w:val="0"/>
            <w:rPr/>
          </w:pPr>
          <w:hyperlink w:anchor="_Toc1897430518">
            <w:r>
              <w:rPr>
                <w:webHidden/>
              </w:rPr>
              <w:fldChar w:fldCharType="begin"/>
            </w:r>
            <w:r>
              <w:rPr>
                <w:webHidden/>
              </w:rPr>
              <w:instrText xml:space="preserve">PAGEREF _Toc1897430518 \h</w:instrText>
            </w:r>
            <w:r>
              <w:rPr>
                <w:webHidden/>
              </w:rPr>
              <w:fldChar w:fldCharType="separate"/>
            </w:r>
            <w:r>
              <w:rPr>
                <w:webHidden/>
                <w:rStyle w:val="IndexLink"/>
              </w:rPr>
              <w:t>7.1.4</w:t>
              <w:tab/>
              <w:t>Functionaliteiten binnen Datadog</w:t>
              <w:tab/>
              <w:t>9</w:t>
            </w:r>
            <w:r>
              <w:rPr>
                <w:webHidden/>
              </w:rPr>
              <w:fldChar w:fldCharType="end"/>
            </w:r>
          </w:hyperlink>
        </w:p>
        <w:p>
          <w:pPr>
            <w:pStyle w:val="Contents4"/>
            <w:tabs>
              <w:tab w:val="clear" w:pos="708"/>
              <w:tab w:val="left" w:pos="1530" w:leader="none"/>
              <w:tab w:val="right" w:pos="9060" w:leader="dot"/>
            </w:tabs>
            <w:bidi w:val="0"/>
            <w:rPr/>
          </w:pPr>
          <w:hyperlink w:anchor="_Toc59666634">
            <w:r>
              <w:rPr>
                <w:webHidden/>
              </w:rPr>
              <w:fldChar w:fldCharType="begin"/>
            </w:r>
            <w:r>
              <w:rPr>
                <w:webHidden/>
              </w:rPr>
              <w:instrText xml:space="preserve">PAGEREF _Toc59666634 \h</w:instrText>
            </w:r>
            <w:r>
              <w:rPr>
                <w:webHidden/>
              </w:rPr>
              <w:fldChar w:fldCharType="separate"/>
            </w:r>
            <w:r>
              <w:rPr>
                <w:webHidden/>
                <w:rStyle w:val="IndexLink"/>
              </w:rPr>
              <w:t>7.1.4.1</w:t>
              <w:tab/>
              <w:t>Dashboards en visualisatie</w:t>
              <w:tab/>
              <w:t>9</w:t>
            </w:r>
            <w:r>
              <w:rPr>
                <w:webHidden/>
              </w:rPr>
              <w:fldChar w:fldCharType="end"/>
            </w:r>
          </w:hyperlink>
        </w:p>
        <w:p>
          <w:pPr>
            <w:pStyle w:val="Contents4"/>
            <w:tabs>
              <w:tab w:val="clear" w:pos="708"/>
              <w:tab w:val="left" w:pos="1530" w:leader="none"/>
              <w:tab w:val="right" w:pos="9060" w:leader="dot"/>
            </w:tabs>
            <w:bidi w:val="0"/>
            <w:rPr/>
          </w:pPr>
          <w:hyperlink w:anchor="_Toc80458965">
            <w:r>
              <w:rPr>
                <w:webHidden/>
              </w:rPr>
              <w:fldChar w:fldCharType="begin"/>
            </w:r>
            <w:r>
              <w:rPr>
                <w:webHidden/>
              </w:rPr>
              <w:instrText xml:space="preserve">PAGEREF _Toc80458965 \h</w:instrText>
            </w:r>
            <w:r>
              <w:rPr>
                <w:webHidden/>
              </w:rPr>
              <w:fldChar w:fldCharType="separate"/>
            </w:r>
            <w:r>
              <w:rPr>
                <w:webHidden/>
                <w:rStyle w:val="IndexLink"/>
              </w:rPr>
              <w:t>7.1.4.2</w:t>
              <w:tab/>
              <w:t>Waarschuwingen en notificaties</w:t>
              <w:tab/>
              <w:t>9</w:t>
            </w:r>
            <w:r>
              <w:rPr>
                <w:webHidden/>
              </w:rPr>
              <w:fldChar w:fldCharType="end"/>
            </w:r>
          </w:hyperlink>
        </w:p>
        <w:p>
          <w:pPr>
            <w:pStyle w:val="Contents4"/>
            <w:tabs>
              <w:tab w:val="clear" w:pos="708"/>
              <w:tab w:val="left" w:pos="1530" w:leader="none"/>
              <w:tab w:val="right" w:pos="9060" w:leader="dot"/>
            </w:tabs>
            <w:bidi w:val="0"/>
            <w:rPr/>
          </w:pPr>
          <w:hyperlink w:anchor="_Toc239063105">
            <w:r>
              <w:rPr>
                <w:webHidden/>
              </w:rPr>
              <w:fldChar w:fldCharType="begin"/>
            </w:r>
            <w:r>
              <w:rPr>
                <w:webHidden/>
              </w:rPr>
              <w:instrText xml:space="preserve">PAGEREF _Toc239063105 \h</w:instrText>
            </w:r>
            <w:r>
              <w:rPr>
                <w:webHidden/>
              </w:rPr>
              <w:fldChar w:fldCharType="separate"/>
            </w:r>
            <w:r>
              <w:rPr>
                <w:webHidden/>
                <w:rStyle w:val="IndexLink"/>
              </w:rPr>
              <w:t>7.1.4.3</w:t>
              <w:tab/>
              <w:t>Detectiemethoden</w:t>
              <w:tab/>
              <w:t>9</w:t>
            </w:r>
            <w:r>
              <w:rPr>
                <w:webHidden/>
              </w:rPr>
              <w:fldChar w:fldCharType="end"/>
            </w:r>
          </w:hyperlink>
        </w:p>
        <w:p>
          <w:pPr>
            <w:pStyle w:val="Contents2"/>
            <w:tabs>
              <w:tab w:val="clear" w:pos="708"/>
              <w:tab w:val="left" w:pos="660" w:leader="none"/>
              <w:tab w:val="right" w:pos="9060" w:leader="dot"/>
            </w:tabs>
            <w:bidi w:val="0"/>
            <w:rPr/>
          </w:pPr>
          <w:hyperlink w:anchor="_Toc429355339">
            <w:r>
              <w:rPr>
                <w:webHidden/>
              </w:rPr>
              <w:fldChar w:fldCharType="begin"/>
            </w:r>
            <w:r>
              <w:rPr>
                <w:webHidden/>
              </w:rPr>
              <w:instrText xml:space="preserve">PAGEREF _Toc429355339 \h</w:instrText>
            </w:r>
            <w:r>
              <w:rPr>
                <w:webHidden/>
              </w:rPr>
              <w:fldChar w:fldCharType="separate"/>
            </w:r>
            <w:r>
              <w:rPr>
                <w:webHidden/>
                <w:rStyle w:val="IndexLink"/>
              </w:rPr>
              <w:t>7.2</w:t>
              <w:tab/>
              <w:t>Automatisch schalen</w:t>
              <w:tab/>
              <w:t>11</w:t>
            </w:r>
            <w:r>
              <w:rPr>
                <w:webHidden/>
              </w:rPr>
              <w:fldChar w:fldCharType="end"/>
            </w:r>
          </w:hyperlink>
        </w:p>
        <w:p>
          <w:pPr>
            <w:pStyle w:val="Contents3"/>
            <w:tabs>
              <w:tab w:val="clear" w:pos="708"/>
              <w:tab w:val="left" w:pos="1095" w:leader="none"/>
              <w:tab w:val="right" w:pos="9060" w:leader="dot"/>
            </w:tabs>
            <w:bidi w:val="0"/>
            <w:rPr/>
          </w:pPr>
          <w:hyperlink w:anchor="_Toc1690117648">
            <w:r>
              <w:rPr>
                <w:webHidden/>
              </w:rPr>
              <w:fldChar w:fldCharType="begin"/>
            </w:r>
            <w:r>
              <w:rPr>
                <w:webHidden/>
              </w:rPr>
              <w:instrText xml:space="preserve">PAGEREF _Toc1690117648 \h</w:instrText>
            </w:r>
            <w:r>
              <w:rPr>
                <w:webHidden/>
              </w:rPr>
              <w:fldChar w:fldCharType="separate"/>
            </w:r>
            <w:r>
              <w:rPr>
                <w:webHidden/>
                <w:rStyle w:val="IndexLink"/>
              </w:rPr>
              <w:t>7.2.1</w:t>
              <w:tab/>
              <w:t>Wat is automatisch schalen in de context van cloud-infrastructuur</w:t>
              <w:tab/>
              <w:t>11</w:t>
            </w:r>
            <w:r>
              <w:rPr>
                <w:webHidden/>
              </w:rPr>
              <w:fldChar w:fldCharType="end"/>
            </w:r>
          </w:hyperlink>
        </w:p>
        <w:p>
          <w:pPr>
            <w:pStyle w:val="Contents3"/>
            <w:tabs>
              <w:tab w:val="clear" w:pos="708"/>
              <w:tab w:val="left" w:pos="1095" w:leader="none"/>
              <w:tab w:val="right" w:pos="9060" w:leader="dot"/>
            </w:tabs>
            <w:bidi w:val="0"/>
            <w:rPr/>
          </w:pPr>
          <w:hyperlink w:anchor="_Toc1328270111">
            <w:r>
              <w:rPr>
                <w:webHidden/>
              </w:rPr>
              <w:fldChar w:fldCharType="begin"/>
            </w:r>
            <w:r>
              <w:rPr>
                <w:webHidden/>
              </w:rPr>
              <w:instrText xml:space="preserve">PAGEREF _Toc1328270111 \h</w:instrText>
            </w:r>
            <w:r>
              <w:rPr>
                <w:webHidden/>
              </w:rPr>
              <w:fldChar w:fldCharType="separate"/>
            </w:r>
            <w:r>
              <w:rPr>
                <w:webHidden/>
                <w:rStyle w:val="IndexLink"/>
              </w:rPr>
              <w:t>7.2.2</w:t>
              <w:tab/>
              <w:t>Datadog binnen het automatisch schalen van AWS-instanties</w:t>
              <w:tab/>
              <w:t>11</w:t>
            </w:r>
            <w:r>
              <w:rPr>
                <w:webHidden/>
              </w:rPr>
              <w:fldChar w:fldCharType="end"/>
            </w:r>
          </w:hyperlink>
        </w:p>
        <w:p>
          <w:pPr>
            <w:pStyle w:val="Contents3"/>
            <w:tabs>
              <w:tab w:val="clear" w:pos="708"/>
              <w:tab w:val="left" w:pos="1095" w:leader="none"/>
              <w:tab w:val="right" w:pos="9060" w:leader="dot"/>
            </w:tabs>
            <w:bidi w:val="0"/>
            <w:rPr/>
          </w:pPr>
          <w:hyperlink w:anchor="_Toc962447661">
            <w:r>
              <w:rPr>
                <w:webHidden/>
              </w:rPr>
              <w:fldChar w:fldCharType="begin"/>
            </w:r>
            <w:r>
              <w:rPr>
                <w:webHidden/>
              </w:rPr>
              <w:instrText xml:space="preserve">PAGEREF _Toc962447661 \h</w:instrText>
            </w:r>
            <w:r>
              <w:rPr>
                <w:webHidden/>
              </w:rPr>
              <w:fldChar w:fldCharType="separate"/>
            </w:r>
            <w:r>
              <w:rPr>
                <w:webHidden/>
                <w:rStyle w:val="IndexLink"/>
              </w:rPr>
              <w:t>7.2.3</w:t>
              <w:tab/>
              <w:t>Zelf ingestelde meetwaarden vs. CPU-meetwaarden</w:t>
              <w:tab/>
              <w:t>12</w:t>
            </w:r>
            <w:r>
              <w:rPr>
                <w:webHidden/>
              </w:rPr>
              <w:fldChar w:fldCharType="end"/>
            </w:r>
          </w:hyperlink>
        </w:p>
        <w:p>
          <w:pPr>
            <w:pStyle w:val="Contents2"/>
            <w:tabs>
              <w:tab w:val="clear" w:pos="708"/>
              <w:tab w:val="left" w:pos="660" w:leader="none"/>
              <w:tab w:val="right" w:pos="9060" w:leader="dot"/>
            </w:tabs>
            <w:bidi w:val="0"/>
            <w:rPr/>
          </w:pPr>
          <w:hyperlink w:anchor="_Toc1249559278">
            <w:r>
              <w:rPr>
                <w:webHidden/>
              </w:rPr>
              <w:fldChar w:fldCharType="begin"/>
            </w:r>
            <w:r>
              <w:rPr>
                <w:webHidden/>
              </w:rPr>
              <w:instrText xml:space="preserve">PAGEREF _Toc1249559278 \h</w:instrText>
            </w:r>
            <w:r>
              <w:rPr>
                <w:webHidden/>
              </w:rPr>
              <w:fldChar w:fldCharType="separate"/>
            </w:r>
            <w:r>
              <w:rPr>
                <w:webHidden/>
                <w:rStyle w:val="IndexLink"/>
              </w:rPr>
              <w:t>7.3</w:t>
              <w:tab/>
              <w:t>Cloud Monitoring</w:t>
              <w:tab/>
              <w:t>13</w:t>
            </w:r>
            <w:r>
              <w:rPr>
                <w:webHidden/>
              </w:rPr>
              <w:fldChar w:fldCharType="end"/>
            </w:r>
          </w:hyperlink>
        </w:p>
        <w:p>
          <w:pPr>
            <w:pStyle w:val="Contents3"/>
            <w:tabs>
              <w:tab w:val="clear" w:pos="708"/>
              <w:tab w:val="left" w:pos="1095" w:leader="none"/>
              <w:tab w:val="right" w:pos="9060" w:leader="dot"/>
            </w:tabs>
            <w:bidi w:val="0"/>
            <w:rPr/>
          </w:pPr>
          <w:hyperlink w:anchor="_Toc1741482035">
            <w:r>
              <w:rPr>
                <w:webHidden/>
              </w:rPr>
              <w:fldChar w:fldCharType="begin"/>
            </w:r>
            <w:r>
              <w:rPr>
                <w:webHidden/>
              </w:rPr>
              <w:instrText xml:space="preserve">PAGEREF _Toc1741482035 \h</w:instrText>
            </w:r>
            <w:r>
              <w:rPr>
                <w:webHidden/>
              </w:rPr>
              <w:fldChar w:fldCharType="separate"/>
            </w:r>
            <w:r>
              <w:rPr>
                <w:webHidden/>
                <w:rStyle w:val="IndexLink"/>
              </w:rPr>
              <w:t>7.3.1</w:t>
              <w:tab/>
              <w:t>Hoe werkt cloud monitoring</w:t>
              <w:tab/>
              <w:t>14</w:t>
            </w:r>
            <w:r>
              <w:rPr>
                <w:webHidden/>
              </w:rPr>
              <w:fldChar w:fldCharType="end"/>
            </w:r>
          </w:hyperlink>
        </w:p>
        <w:p>
          <w:pPr>
            <w:pStyle w:val="Contents3"/>
            <w:tabs>
              <w:tab w:val="clear" w:pos="708"/>
              <w:tab w:val="left" w:pos="1095" w:leader="none"/>
              <w:tab w:val="right" w:pos="9060" w:leader="dot"/>
            </w:tabs>
            <w:bidi w:val="0"/>
            <w:rPr/>
          </w:pPr>
          <w:hyperlink w:anchor="_Toc630341847">
            <w:r>
              <w:rPr>
                <w:webHidden/>
              </w:rPr>
              <w:fldChar w:fldCharType="begin"/>
            </w:r>
            <w:r>
              <w:rPr>
                <w:webHidden/>
              </w:rPr>
              <w:instrText xml:space="preserve">PAGEREF _Toc630341847 \h</w:instrText>
            </w:r>
            <w:r>
              <w:rPr>
                <w:webHidden/>
              </w:rPr>
              <w:fldChar w:fldCharType="separate"/>
            </w:r>
            <w:r>
              <w:rPr>
                <w:webHidden/>
                <w:rStyle w:val="IndexLink"/>
              </w:rPr>
              <w:t>7.3.2</w:t>
              <w:tab/>
              <w:t>Best practices</w:t>
              <w:tab/>
              <w:t>14</w:t>
            </w:r>
            <w:r>
              <w:rPr>
                <w:webHidden/>
              </w:rPr>
              <w:fldChar w:fldCharType="end"/>
            </w:r>
          </w:hyperlink>
        </w:p>
        <w:p>
          <w:pPr>
            <w:pStyle w:val="Contents2"/>
            <w:tabs>
              <w:tab w:val="clear" w:pos="708"/>
              <w:tab w:val="left" w:pos="660" w:leader="none"/>
              <w:tab w:val="right" w:pos="9060" w:leader="dot"/>
            </w:tabs>
            <w:bidi w:val="0"/>
            <w:rPr/>
          </w:pPr>
          <w:hyperlink w:anchor="_Toc1706529051">
            <w:r>
              <w:rPr>
                <w:webHidden/>
              </w:rPr>
              <w:fldChar w:fldCharType="begin"/>
            </w:r>
            <w:r>
              <w:rPr>
                <w:webHidden/>
              </w:rPr>
              <w:instrText xml:space="preserve">PAGEREF _Toc1706529051 \h</w:instrText>
            </w:r>
            <w:r>
              <w:rPr>
                <w:webHidden/>
              </w:rPr>
              <w:fldChar w:fldCharType="separate"/>
            </w:r>
            <w:r>
              <w:rPr>
                <w:webHidden/>
                <w:rStyle w:val="IndexLink"/>
              </w:rPr>
              <w:t>7.4</w:t>
              <w:tab/>
              <w:t>Observability</w:t>
              <w:tab/>
              <w:t>15</w:t>
            </w:r>
            <w:r>
              <w:rPr>
                <w:webHidden/>
              </w:rPr>
              <w:fldChar w:fldCharType="end"/>
            </w:r>
          </w:hyperlink>
        </w:p>
        <w:p>
          <w:pPr>
            <w:pStyle w:val="Contents3"/>
            <w:tabs>
              <w:tab w:val="clear" w:pos="708"/>
              <w:tab w:val="left" w:pos="1095" w:leader="none"/>
              <w:tab w:val="right" w:pos="9060" w:leader="dot"/>
            </w:tabs>
            <w:bidi w:val="0"/>
            <w:rPr/>
          </w:pPr>
          <w:hyperlink w:anchor="_Toc775750524">
            <w:r>
              <w:rPr>
                <w:webHidden/>
              </w:rPr>
              <w:fldChar w:fldCharType="begin"/>
            </w:r>
            <w:r>
              <w:rPr>
                <w:webHidden/>
              </w:rPr>
              <w:instrText xml:space="preserve">PAGEREF _Toc775750524 \h</w:instrText>
            </w:r>
            <w:r>
              <w:rPr>
                <w:webHidden/>
              </w:rPr>
              <w:fldChar w:fldCharType="separate"/>
            </w:r>
            <w:r>
              <w:rPr>
                <w:webHidden/>
                <w:rStyle w:val="IndexLink"/>
              </w:rPr>
              <w:t>7.4.1</w:t>
              <w:tab/>
              <w:t>Wat is observabilty</w:t>
              <w:tab/>
              <w:t>15</w:t>
            </w:r>
            <w:r>
              <w:rPr>
                <w:webHidden/>
              </w:rPr>
              <w:fldChar w:fldCharType="end"/>
            </w:r>
          </w:hyperlink>
        </w:p>
        <w:p>
          <w:pPr>
            <w:pStyle w:val="Contents3"/>
            <w:tabs>
              <w:tab w:val="clear" w:pos="708"/>
              <w:tab w:val="left" w:pos="1095" w:leader="none"/>
              <w:tab w:val="right" w:pos="9060" w:leader="dot"/>
            </w:tabs>
            <w:bidi w:val="0"/>
            <w:rPr/>
          </w:pPr>
          <w:hyperlink w:anchor="_Toc1199433985">
            <w:r>
              <w:rPr>
                <w:webHidden/>
              </w:rPr>
              <w:fldChar w:fldCharType="begin"/>
            </w:r>
            <w:r>
              <w:rPr>
                <w:webHidden/>
              </w:rPr>
              <w:instrText xml:space="preserve">PAGEREF _Toc1199433985 \h</w:instrText>
            </w:r>
            <w:r>
              <w:rPr>
                <w:webHidden/>
              </w:rPr>
              <w:fldChar w:fldCharType="separate"/>
            </w:r>
            <w:r>
              <w:rPr>
                <w:webHidden/>
                <w:rStyle w:val="IndexLink"/>
              </w:rPr>
              <w:t>7.4.2</w:t>
              <w:tab/>
              <w:t>De drie pijlers</w:t>
              <w:tab/>
              <w:t>15</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407350553">
            <w:r>
              <w:rPr>
                <w:webHidden/>
              </w:rPr>
              <w:fldChar w:fldCharType="begin"/>
            </w:r>
            <w:r>
              <w:rPr>
                <w:webHidden/>
              </w:rPr>
              <w:instrText xml:space="preserve">PAGEREF _Toc407350553 \h</w:instrText>
            </w:r>
            <w:r>
              <w:rPr>
                <w:webHidden/>
              </w:rPr>
              <w:fldChar w:fldCharType="separate"/>
            </w:r>
            <w:r>
              <w:rPr>
                <w:webHidden/>
                <w:rStyle w:val="IndexLink"/>
              </w:rPr>
              <w:t>8</w:t>
              <w:tab/>
              <w:t>Proof of Concept Implementation</w:t>
              <w:tab/>
              <w:t>16</w:t>
            </w:r>
            <w:r>
              <w:rPr>
                <w:webHidden/>
              </w:rPr>
              <w:fldChar w:fldCharType="end"/>
            </w:r>
          </w:hyperlink>
        </w:p>
        <w:p>
          <w:pPr>
            <w:pStyle w:val="Contents2"/>
            <w:tabs>
              <w:tab w:val="clear" w:pos="708"/>
              <w:tab w:val="left" w:pos="660" w:leader="none"/>
              <w:tab w:val="right" w:pos="9060" w:leader="dot"/>
            </w:tabs>
            <w:bidi w:val="0"/>
            <w:rPr/>
          </w:pPr>
          <w:hyperlink w:anchor="_Toc1884771074">
            <w:r>
              <w:rPr>
                <w:webHidden/>
              </w:rPr>
              <w:fldChar w:fldCharType="begin"/>
            </w:r>
            <w:r>
              <w:rPr>
                <w:webHidden/>
              </w:rPr>
              <w:instrText xml:space="preserve">PAGEREF _Toc1884771074 \h</w:instrText>
            </w:r>
            <w:r>
              <w:rPr>
                <w:webHidden/>
              </w:rPr>
              <w:fldChar w:fldCharType="separate"/>
            </w:r>
            <w:r>
              <w:rPr>
                <w:webHidden/>
                <w:rStyle w:val="IndexLink"/>
              </w:rPr>
              <w:t>8.1</w:t>
              <w:tab/>
              <w:t>Architectuurkeuzes</w:t>
              <w:tab/>
              <w:t>17</w:t>
            </w:r>
            <w:r>
              <w:rPr>
                <w:webHidden/>
              </w:rPr>
              <w:fldChar w:fldCharType="end"/>
            </w:r>
          </w:hyperlink>
        </w:p>
        <w:p>
          <w:pPr>
            <w:pStyle w:val="Contents2"/>
            <w:tabs>
              <w:tab w:val="clear" w:pos="708"/>
              <w:tab w:val="left" w:pos="660" w:leader="none"/>
              <w:tab w:val="right" w:pos="9060" w:leader="dot"/>
            </w:tabs>
            <w:bidi w:val="0"/>
            <w:rPr/>
          </w:pPr>
          <w:hyperlink w:anchor="_Toc483500814">
            <w:r>
              <w:rPr>
                <w:webHidden/>
              </w:rPr>
              <w:fldChar w:fldCharType="begin"/>
            </w:r>
            <w:r>
              <w:rPr>
                <w:webHidden/>
              </w:rPr>
              <w:instrText xml:space="preserve">PAGEREF _Toc483500814 \h</w:instrText>
            </w:r>
            <w:r>
              <w:rPr>
                <w:webHidden/>
              </w:rPr>
              <w:fldChar w:fldCharType="separate"/>
            </w:r>
            <w:r>
              <w:rPr>
                <w:webHidden/>
                <w:rStyle w:val="IndexLink"/>
              </w:rPr>
              <w:t>8.2</w:t>
              <w:tab/>
              <w:t>Agent configuratie van de gekozen observability tool</w:t>
              <w:tab/>
              <w:t>17</w:t>
            </w:r>
            <w:r>
              <w:rPr>
                <w:webHidden/>
              </w:rPr>
              <w:fldChar w:fldCharType="end"/>
            </w:r>
          </w:hyperlink>
        </w:p>
        <w:p>
          <w:pPr>
            <w:pStyle w:val="Contents2"/>
            <w:tabs>
              <w:tab w:val="clear" w:pos="708"/>
              <w:tab w:val="left" w:pos="660" w:leader="none"/>
              <w:tab w:val="right" w:pos="9060" w:leader="dot"/>
            </w:tabs>
            <w:bidi w:val="0"/>
            <w:rPr/>
          </w:pPr>
          <w:hyperlink w:anchor="_Toc1645542458">
            <w:r>
              <w:rPr>
                <w:webHidden/>
              </w:rPr>
              <w:fldChar w:fldCharType="begin"/>
            </w:r>
            <w:r>
              <w:rPr>
                <w:webHidden/>
              </w:rPr>
              <w:instrText xml:space="preserve">PAGEREF _Toc1645542458 \h</w:instrText>
            </w:r>
            <w:r>
              <w:rPr>
                <w:webHidden/>
              </w:rPr>
              <w:fldChar w:fldCharType="separate"/>
            </w:r>
            <w:r>
              <w:rPr>
                <w:webHidden/>
                <w:rStyle w:val="IndexLink"/>
              </w:rPr>
              <w:t>8.3</w:t>
              <w:tab/>
              <w:t>Metrics collection</w:t>
              <w:tab/>
              <w:t>18</w:t>
            </w:r>
            <w:r>
              <w:rPr>
                <w:webHidden/>
              </w:rPr>
              <w:fldChar w:fldCharType="end"/>
            </w:r>
          </w:hyperlink>
        </w:p>
        <w:p>
          <w:pPr>
            <w:pStyle w:val="Contents2"/>
            <w:tabs>
              <w:tab w:val="clear" w:pos="708"/>
              <w:tab w:val="left" w:pos="660" w:leader="none"/>
              <w:tab w:val="right" w:pos="9060" w:leader="dot"/>
            </w:tabs>
            <w:bidi w:val="0"/>
            <w:rPr/>
          </w:pPr>
          <w:hyperlink w:anchor="_Toc656607467">
            <w:r>
              <w:rPr>
                <w:webHidden/>
              </w:rPr>
              <w:fldChar w:fldCharType="begin"/>
            </w:r>
            <w:r>
              <w:rPr>
                <w:webHidden/>
              </w:rPr>
              <w:instrText xml:space="preserve">PAGEREF _Toc656607467 \h</w:instrText>
            </w:r>
            <w:r>
              <w:rPr>
                <w:webHidden/>
              </w:rPr>
              <w:fldChar w:fldCharType="separate"/>
            </w:r>
            <w:r>
              <w:rPr>
                <w:webHidden/>
                <w:rStyle w:val="IndexLink"/>
              </w:rPr>
              <w:t>8.4</w:t>
              <w:tab/>
              <w:t>Log ingestion</w:t>
              <w:tab/>
              <w:t>19</w:t>
            </w:r>
            <w:r>
              <w:rPr>
                <w:webHidden/>
              </w:rPr>
              <w:fldChar w:fldCharType="end"/>
            </w:r>
          </w:hyperlink>
        </w:p>
        <w:p>
          <w:pPr>
            <w:pStyle w:val="Contents2"/>
            <w:tabs>
              <w:tab w:val="clear" w:pos="708"/>
              <w:tab w:val="left" w:pos="660" w:leader="none"/>
              <w:tab w:val="right" w:pos="9060" w:leader="dot"/>
            </w:tabs>
            <w:bidi w:val="0"/>
            <w:rPr/>
          </w:pPr>
          <w:hyperlink w:anchor="_Toc1414206952">
            <w:r>
              <w:rPr>
                <w:webHidden/>
              </w:rPr>
              <w:fldChar w:fldCharType="begin"/>
            </w:r>
            <w:r>
              <w:rPr>
                <w:webHidden/>
              </w:rPr>
              <w:instrText xml:space="preserve">PAGEREF _Toc1414206952 \h</w:instrText>
            </w:r>
            <w:r>
              <w:rPr>
                <w:webHidden/>
              </w:rPr>
              <w:fldChar w:fldCharType="separate"/>
            </w:r>
            <w:r>
              <w:rPr>
                <w:webHidden/>
                <w:rStyle w:val="IndexLink"/>
              </w:rPr>
              <w:t>8.5</w:t>
              <w:tab/>
              <w:t>Dashboards</w:t>
              <w:tab/>
              <w:t>19</w:t>
            </w:r>
            <w:r>
              <w:rPr>
                <w:webHidden/>
              </w:rPr>
              <w:fldChar w:fldCharType="end"/>
            </w:r>
          </w:hyperlink>
        </w:p>
        <w:p>
          <w:pPr>
            <w:pStyle w:val="Contents2"/>
            <w:tabs>
              <w:tab w:val="clear" w:pos="708"/>
              <w:tab w:val="left" w:pos="660" w:leader="none"/>
              <w:tab w:val="right" w:pos="9060" w:leader="dot"/>
            </w:tabs>
            <w:bidi w:val="0"/>
            <w:rPr/>
          </w:pPr>
          <w:hyperlink w:anchor="_Toc329325622">
            <w:r>
              <w:rPr>
                <w:webHidden/>
              </w:rPr>
              <w:fldChar w:fldCharType="begin"/>
            </w:r>
            <w:r>
              <w:rPr>
                <w:webHidden/>
              </w:rPr>
              <w:instrText xml:space="preserve">PAGEREF _Toc329325622 \h</w:instrText>
            </w:r>
            <w:r>
              <w:rPr>
                <w:webHidden/>
              </w:rPr>
              <w:fldChar w:fldCharType="separate"/>
            </w:r>
            <w:r>
              <w:rPr>
                <w:webHidden/>
                <w:rStyle w:val="IndexLink"/>
              </w:rPr>
              <w:t>8.6</w:t>
              <w:tab/>
              <w:t>Alerts</w:t>
              <w:tab/>
              <w:t>21</w:t>
            </w:r>
            <w:r>
              <w:rPr>
                <w:webHidden/>
              </w:rPr>
              <w:fldChar w:fldCharType="end"/>
            </w:r>
          </w:hyperlink>
        </w:p>
        <w:p>
          <w:pPr>
            <w:pStyle w:val="Contents2"/>
            <w:tabs>
              <w:tab w:val="clear" w:pos="708"/>
              <w:tab w:val="left" w:pos="660" w:leader="none"/>
              <w:tab w:val="right" w:pos="9060" w:leader="dot"/>
            </w:tabs>
            <w:bidi w:val="0"/>
            <w:rPr/>
          </w:pPr>
          <w:hyperlink w:anchor="_Toc612562788">
            <w:r>
              <w:rPr>
                <w:webHidden/>
              </w:rPr>
              <w:fldChar w:fldCharType="begin"/>
            </w:r>
            <w:r>
              <w:rPr>
                <w:webHidden/>
              </w:rPr>
              <w:instrText xml:space="preserve">PAGEREF _Toc612562788 \h</w:instrText>
            </w:r>
            <w:r>
              <w:rPr>
                <w:webHidden/>
              </w:rPr>
              <w:fldChar w:fldCharType="separate"/>
            </w:r>
            <w:r>
              <w:rPr>
                <w:webHidden/>
                <w:rStyle w:val="IndexLink"/>
              </w:rPr>
              <w:t>8.7</w:t>
              <w:tab/>
              <w:t>AWS autoscaling groepen</w:t>
              <w:tab/>
              <w:t>22</w:t>
            </w:r>
            <w:r>
              <w:rPr>
                <w:webHidden/>
              </w:rPr>
              <w:fldChar w:fldCharType="end"/>
            </w:r>
          </w:hyperlink>
        </w:p>
        <w:p>
          <w:pPr>
            <w:pStyle w:val="Contents3"/>
            <w:tabs>
              <w:tab w:val="clear" w:pos="708"/>
              <w:tab w:val="left" w:pos="1095" w:leader="none"/>
              <w:tab w:val="right" w:pos="9060" w:leader="dot"/>
            </w:tabs>
            <w:bidi w:val="0"/>
            <w:rPr/>
          </w:pPr>
          <w:hyperlink w:anchor="_Toc993411066">
            <w:r>
              <w:rPr>
                <w:webHidden/>
              </w:rPr>
              <w:fldChar w:fldCharType="begin"/>
            </w:r>
            <w:r>
              <w:rPr>
                <w:webHidden/>
              </w:rPr>
              <w:instrText xml:space="preserve">PAGEREF _Toc993411066 \h</w:instrText>
            </w:r>
            <w:r>
              <w:rPr>
                <w:webHidden/>
              </w:rPr>
              <w:fldChar w:fldCharType="separate"/>
            </w:r>
            <w:r>
              <w:rPr>
                <w:webHidden/>
                <w:rStyle w:val="IndexLink"/>
              </w:rPr>
              <w:t>8.7.1</w:t>
              <w:tab/>
              <w:t>CPU-based autoscaling</w:t>
              <w:tab/>
              <w:t>23</w:t>
            </w:r>
            <w:r>
              <w:rPr>
                <w:webHidden/>
              </w:rPr>
              <w:fldChar w:fldCharType="end"/>
            </w:r>
          </w:hyperlink>
        </w:p>
        <w:p>
          <w:pPr>
            <w:pStyle w:val="Contents3"/>
            <w:tabs>
              <w:tab w:val="clear" w:pos="708"/>
              <w:tab w:val="left" w:pos="1095" w:leader="none"/>
              <w:tab w:val="right" w:pos="9060" w:leader="dot"/>
            </w:tabs>
            <w:bidi w:val="0"/>
            <w:rPr/>
          </w:pPr>
          <w:hyperlink w:anchor="_Toc1644645996">
            <w:r>
              <w:rPr>
                <w:webHidden/>
              </w:rPr>
              <w:fldChar w:fldCharType="begin"/>
            </w:r>
            <w:r>
              <w:rPr>
                <w:webHidden/>
              </w:rPr>
              <w:instrText xml:space="preserve">PAGEREF _Toc1644645996 \h</w:instrText>
            </w:r>
            <w:r>
              <w:rPr>
                <w:webHidden/>
              </w:rPr>
              <w:fldChar w:fldCharType="separate"/>
            </w:r>
            <w:r>
              <w:rPr>
                <w:webHidden/>
                <w:rStyle w:val="IndexLink"/>
              </w:rPr>
              <w:t>8.7.2</w:t>
              <w:tab/>
              <w:t>Queue depth autoscaling</w:t>
              <w:tab/>
              <w:t>23</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1610712834">
            <w:r>
              <w:rPr>
                <w:webHidden/>
              </w:rPr>
              <w:fldChar w:fldCharType="begin"/>
            </w:r>
            <w:r>
              <w:rPr>
                <w:webHidden/>
              </w:rPr>
              <w:instrText xml:space="preserve">PAGEREF _Toc1610712834 \h</w:instrText>
            </w:r>
            <w:r>
              <w:rPr>
                <w:webHidden/>
              </w:rPr>
              <w:fldChar w:fldCharType="separate"/>
            </w:r>
            <w:r>
              <w:rPr>
                <w:webHidden/>
                <w:rStyle w:val="IndexLink"/>
              </w:rPr>
              <w:t>9</w:t>
              <w:tab/>
              <w:t>Resultaten en analyse</w:t>
              <w:tab/>
              <w:t>24</w:t>
            </w:r>
            <w:r>
              <w:rPr>
                <w:webHidden/>
              </w:rPr>
              <w:fldChar w:fldCharType="end"/>
            </w:r>
          </w:hyperlink>
        </w:p>
        <w:p>
          <w:pPr>
            <w:pStyle w:val="Contents2"/>
            <w:tabs>
              <w:tab w:val="clear" w:pos="708"/>
              <w:tab w:val="left" w:pos="660" w:leader="none"/>
              <w:tab w:val="right" w:pos="9060" w:leader="dot"/>
            </w:tabs>
            <w:bidi w:val="0"/>
            <w:rPr/>
          </w:pPr>
          <w:hyperlink w:anchor="_Toc353408550">
            <w:r>
              <w:rPr>
                <w:webHidden/>
              </w:rPr>
              <w:fldChar w:fldCharType="begin"/>
            </w:r>
            <w:r>
              <w:rPr>
                <w:webHidden/>
              </w:rPr>
              <w:instrText xml:space="preserve">PAGEREF _Toc353408550 \h</w:instrText>
            </w:r>
            <w:r>
              <w:rPr>
                <w:webHidden/>
              </w:rPr>
              <w:fldChar w:fldCharType="separate"/>
            </w:r>
            <w:r>
              <w:rPr>
                <w:webHidden/>
                <w:rStyle w:val="IndexLink"/>
              </w:rPr>
              <w:t>9.1</w:t>
              <w:tab/>
              <w:t>CPU-Based Autoscaling</w:t>
              <w:tab/>
              <w:t>25</w:t>
            </w:r>
            <w:r>
              <w:rPr>
                <w:webHidden/>
              </w:rPr>
              <w:fldChar w:fldCharType="end"/>
            </w:r>
          </w:hyperlink>
        </w:p>
        <w:p>
          <w:pPr>
            <w:pStyle w:val="Contents3"/>
            <w:tabs>
              <w:tab w:val="clear" w:pos="708"/>
              <w:tab w:val="left" w:pos="1095" w:leader="none"/>
              <w:tab w:val="right" w:pos="9060" w:leader="dot"/>
            </w:tabs>
            <w:bidi w:val="0"/>
            <w:rPr/>
          </w:pPr>
          <w:hyperlink w:anchor="_Toc930552898">
            <w:r>
              <w:rPr>
                <w:webHidden/>
              </w:rPr>
              <w:fldChar w:fldCharType="begin"/>
            </w:r>
            <w:r>
              <w:rPr>
                <w:webHidden/>
              </w:rPr>
              <w:instrText xml:space="preserve">PAGEREF _Toc930552898 \h</w:instrText>
            </w:r>
            <w:r>
              <w:rPr>
                <w:webHidden/>
              </w:rPr>
              <w:fldChar w:fldCharType="separate"/>
            </w:r>
            <w:r>
              <w:rPr>
                <w:webHidden/>
                <w:rStyle w:val="IndexLink"/>
              </w:rPr>
              <w:t>9.1.1</w:t>
              <w:tab/>
              <w:t>Autoscaling configuratie</w:t>
              <w:tab/>
              <w:t>25</w:t>
            </w:r>
            <w:r>
              <w:rPr>
                <w:webHidden/>
              </w:rPr>
              <w:fldChar w:fldCharType="end"/>
            </w:r>
          </w:hyperlink>
        </w:p>
        <w:p>
          <w:pPr>
            <w:pStyle w:val="Contents3"/>
            <w:tabs>
              <w:tab w:val="clear" w:pos="708"/>
              <w:tab w:val="left" w:pos="1095" w:leader="none"/>
              <w:tab w:val="right" w:pos="9060" w:leader="dot"/>
            </w:tabs>
            <w:bidi w:val="0"/>
            <w:rPr/>
          </w:pPr>
          <w:hyperlink w:anchor="_Toc308823000">
            <w:r>
              <w:rPr>
                <w:webHidden/>
              </w:rPr>
              <w:fldChar w:fldCharType="begin"/>
            </w:r>
            <w:r>
              <w:rPr>
                <w:webHidden/>
              </w:rPr>
              <w:instrText xml:space="preserve">PAGEREF _Toc308823000 \h</w:instrText>
            </w:r>
            <w:r>
              <w:rPr>
                <w:webHidden/>
              </w:rPr>
              <w:fldChar w:fldCharType="separate"/>
            </w:r>
            <w:r>
              <w:rPr>
                <w:webHidden/>
                <w:rStyle w:val="IndexLink"/>
              </w:rPr>
              <w:t>9.1.2</w:t>
              <w:tab/>
              <w:t>Analyse</w:t>
              <w:tab/>
              <w:t>26</w:t>
            </w:r>
            <w:r>
              <w:rPr>
                <w:webHidden/>
              </w:rPr>
              <w:fldChar w:fldCharType="end"/>
            </w:r>
          </w:hyperlink>
        </w:p>
        <w:p>
          <w:pPr>
            <w:pStyle w:val="Contents3"/>
            <w:tabs>
              <w:tab w:val="clear" w:pos="708"/>
              <w:tab w:val="left" w:pos="1095" w:leader="none"/>
              <w:tab w:val="right" w:pos="9060" w:leader="dot"/>
            </w:tabs>
            <w:bidi w:val="0"/>
            <w:rPr/>
          </w:pPr>
          <w:hyperlink w:anchor="_Toc228157364">
            <w:r>
              <w:rPr>
                <w:webHidden/>
              </w:rPr>
              <w:fldChar w:fldCharType="begin"/>
            </w:r>
            <w:r>
              <w:rPr>
                <w:webHidden/>
              </w:rPr>
              <w:instrText xml:space="preserve">PAGEREF _Toc228157364 \h</w:instrText>
            </w:r>
            <w:r>
              <w:rPr>
                <w:webHidden/>
              </w:rPr>
              <w:fldChar w:fldCharType="separate"/>
            </w:r>
            <w:r>
              <w:rPr>
                <w:webHidden/>
                <w:rStyle w:val="IndexLink"/>
              </w:rPr>
              <w:t>9.1.3</w:t>
              <w:tab/>
              <w:t>Waarnemingen</w:t>
              <w:tab/>
              <w:t>28</w:t>
            </w:r>
            <w:r>
              <w:rPr>
                <w:webHidden/>
              </w:rPr>
              <w:fldChar w:fldCharType="end"/>
            </w:r>
          </w:hyperlink>
        </w:p>
        <w:p>
          <w:pPr>
            <w:pStyle w:val="Contents3"/>
            <w:tabs>
              <w:tab w:val="clear" w:pos="708"/>
              <w:tab w:val="left" w:pos="1095" w:leader="none"/>
              <w:tab w:val="right" w:pos="9060" w:leader="dot"/>
            </w:tabs>
            <w:bidi w:val="0"/>
            <w:rPr/>
          </w:pPr>
          <w:hyperlink w:anchor="_Toc490184185">
            <w:r>
              <w:rPr>
                <w:webHidden/>
              </w:rPr>
              <w:fldChar w:fldCharType="begin"/>
            </w:r>
            <w:r>
              <w:rPr>
                <w:webHidden/>
              </w:rPr>
              <w:instrText xml:space="preserve">PAGEREF _Toc490184185 \h</w:instrText>
            </w:r>
            <w:r>
              <w:rPr>
                <w:webHidden/>
              </w:rPr>
              <w:fldChar w:fldCharType="separate"/>
            </w:r>
            <w:r>
              <w:rPr>
                <w:webHidden/>
                <w:rStyle w:val="IndexLink"/>
              </w:rPr>
              <w:t>9.1.4</w:t>
              <w:tab/>
              <w:t>Performance bottlenecks</w:t>
              <w:tab/>
              <w:t>28</w:t>
            </w:r>
            <w:r>
              <w:rPr>
                <w:webHidden/>
              </w:rPr>
              <w:fldChar w:fldCharType="end"/>
            </w:r>
          </w:hyperlink>
        </w:p>
        <w:p>
          <w:pPr>
            <w:pStyle w:val="Contents3"/>
            <w:tabs>
              <w:tab w:val="clear" w:pos="708"/>
              <w:tab w:val="left" w:pos="1095" w:leader="none"/>
              <w:tab w:val="right" w:pos="9060" w:leader="dot"/>
            </w:tabs>
            <w:bidi w:val="0"/>
            <w:rPr/>
          </w:pPr>
          <w:hyperlink w:anchor="_Toc1219698677">
            <w:r>
              <w:rPr>
                <w:webHidden/>
              </w:rPr>
              <w:fldChar w:fldCharType="begin"/>
            </w:r>
            <w:r>
              <w:rPr>
                <w:webHidden/>
              </w:rPr>
              <w:instrText xml:space="preserve">PAGEREF _Toc1219698677 \h</w:instrText>
            </w:r>
            <w:r>
              <w:rPr>
                <w:webHidden/>
              </w:rPr>
              <w:fldChar w:fldCharType="separate"/>
            </w:r>
            <w:r>
              <w:rPr>
                <w:webHidden/>
                <w:rStyle w:val="IndexLink"/>
              </w:rPr>
              <w:t>9.1.5</w:t>
              <w:tab/>
              <w:t>Bottleneck identificatie</w:t>
              <w:tab/>
              <w:t>28</w:t>
            </w:r>
            <w:r>
              <w:rPr>
                <w:webHidden/>
              </w:rPr>
              <w:fldChar w:fldCharType="end"/>
            </w:r>
          </w:hyperlink>
        </w:p>
        <w:p>
          <w:pPr>
            <w:pStyle w:val="Contents3"/>
            <w:tabs>
              <w:tab w:val="clear" w:pos="708"/>
              <w:tab w:val="left" w:pos="1095" w:leader="none"/>
              <w:tab w:val="right" w:pos="9060" w:leader="dot"/>
            </w:tabs>
            <w:bidi w:val="0"/>
            <w:rPr/>
          </w:pPr>
          <w:hyperlink w:anchor="_Toc6130129">
            <w:r>
              <w:rPr>
                <w:webHidden/>
              </w:rPr>
              <w:fldChar w:fldCharType="begin"/>
            </w:r>
            <w:r>
              <w:rPr>
                <w:webHidden/>
              </w:rPr>
              <w:instrText xml:space="preserve">PAGEREF _Toc6130129 \h</w:instrText>
            </w:r>
            <w:r>
              <w:rPr>
                <w:webHidden/>
              </w:rPr>
              <w:fldChar w:fldCharType="separate"/>
            </w:r>
            <w:r>
              <w:rPr>
                <w:webHidden/>
                <w:rStyle w:val="IndexLink"/>
              </w:rPr>
              <w:t>9.1.6</w:t>
              <w:tab/>
              <w:t>Vergelijking met hypothese</w:t>
              <w:tab/>
              <w:t>29</w:t>
            </w:r>
            <w:r>
              <w:rPr>
                <w:webHidden/>
              </w:rPr>
              <w:fldChar w:fldCharType="end"/>
            </w:r>
          </w:hyperlink>
        </w:p>
        <w:p>
          <w:pPr>
            <w:pStyle w:val="Contents3"/>
            <w:tabs>
              <w:tab w:val="clear" w:pos="708"/>
              <w:tab w:val="left" w:pos="1095" w:leader="none"/>
              <w:tab w:val="right" w:pos="9060" w:leader="dot"/>
            </w:tabs>
            <w:bidi w:val="0"/>
            <w:rPr/>
          </w:pPr>
          <w:hyperlink w:anchor="_Toc1359708323">
            <w:r>
              <w:rPr>
                <w:webHidden/>
              </w:rPr>
              <w:fldChar w:fldCharType="begin"/>
            </w:r>
            <w:r>
              <w:rPr>
                <w:webHidden/>
              </w:rPr>
              <w:instrText xml:space="preserve">PAGEREF _Toc1359708323 \h</w:instrText>
            </w:r>
            <w:r>
              <w:rPr>
                <w:webHidden/>
              </w:rPr>
              <w:fldChar w:fldCharType="separate"/>
            </w:r>
            <w:r>
              <w:rPr>
                <w:webHidden/>
                <w:rStyle w:val="IndexLink"/>
              </w:rPr>
              <w:t>9.1.7</w:t>
              <w:tab/>
              <w:t>Conclusie</w:t>
              <w:tab/>
              <w:t>29</w:t>
            </w:r>
            <w:r>
              <w:rPr>
                <w:webHidden/>
              </w:rPr>
              <w:fldChar w:fldCharType="end"/>
            </w:r>
          </w:hyperlink>
        </w:p>
        <w:p>
          <w:pPr>
            <w:pStyle w:val="Contents2"/>
            <w:tabs>
              <w:tab w:val="clear" w:pos="708"/>
              <w:tab w:val="left" w:pos="660" w:leader="none"/>
              <w:tab w:val="right" w:pos="9060" w:leader="dot"/>
            </w:tabs>
            <w:bidi w:val="0"/>
            <w:rPr/>
          </w:pPr>
          <w:hyperlink w:anchor="_Toc1633303618">
            <w:r>
              <w:rPr>
                <w:webHidden/>
              </w:rPr>
              <w:fldChar w:fldCharType="begin"/>
            </w:r>
            <w:r>
              <w:rPr>
                <w:webHidden/>
              </w:rPr>
              <w:instrText xml:space="preserve">PAGEREF _Toc1633303618 \h</w:instrText>
            </w:r>
            <w:r>
              <w:rPr>
                <w:webHidden/>
              </w:rPr>
              <w:fldChar w:fldCharType="separate"/>
            </w:r>
            <w:r>
              <w:rPr>
                <w:webHidden/>
                <w:rStyle w:val="IndexLink"/>
              </w:rPr>
              <w:t>9.2</w:t>
              <w:tab/>
              <w:t>Autoscaling op basis van custom metrics</w:t>
              <w:tab/>
              <w:t>29</w:t>
            </w:r>
            <w:r>
              <w:rPr>
                <w:webHidden/>
              </w:rPr>
              <w:fldChar w:fldCharType="end"/>
            </w:r>
          </w:hyperlink>
        </w:p>
        <w:p>
          <w:pPr>
            <w:pStyle w:val="Contents3"/>
            <w:tabs>
              <w:tab w:val="clear" w:pos="708"/>
              <w:tab w:val="left" w:pos="1095" w:leader="none"/>
              <w:tab w:val="right" w:pos="9060" w:leader="dot"/>
            </w:tabs>
            <w:bidi w:val="0"/>
            <w:rPr/>
          </w:pPr>
          <w:hyperlink w:anchor="_Toc1009438627">
            <w:r>
              <w:rPr>
                <w:webHidden/>
              </w:rPr>
              <w:fldChar w:fldCharType="begin"/>
            </w:r>
            <w:r>
              <w:rPr>
                <w:webHidden/>
              </w:rPr>
              <w:instrText xml:space="preserve">PAGEREF _Toc1009438627 \h</w:instrText>
            </w:r>
            <w:r>
              <w:rPr>
                <w:webHidden/>
              </w:rPr>
              <w:fldChar w:fldCharType="separate"/>
            </w:r>
            <w:r>
              <w:rPr>
                <w:webHidden/>
                <w:rStyle w:val="IndexLink"/>
              </w:rPr>
              <w:t>9.2.1</w:t>
              <w:tab/>
              <w:t>Autoscaling configuratie</w:t>
              <w:tab/>
              <w:t>30</w:t>
            </w:r>
            <w:r>
              <w:rPr>
                <w:webHidden/>
              </w:rPr>
              <w:fldChar w:fldCharType="end"/>
            </w:r>
          </w:hyperlink>
        </w:p>
        <w:p>
          <w:pPr>
            <w:pStyle w:val="Contents3"/>
            <w:tabs>
              <w:tab w:val="clear" w:pos="708"/>
              <w:tab w:val="left" w:pos="1095" w:leader="none"/>
              <w:tab w:val="right" w:pos="9060" w:leader="dot"/>
            </w:tabs>
            <w:bidi w:val="0"/>
            <w:rPr/>
          </w:pPr>
          <w:hyperlink w:anchor="_Toc819745291">
            <w:r>
              <w:rPr>
                <w:webHidden/>
              </w:rPr>
              <w:fldChar w:fldCharType="begin"/>
            </w:r>
            <w:r>
              <w:rPr>
                <w:webHidden/>
              </w:rPr>
              <w:instrText xml:space="preserve">PAGEREF _Toc819745291 \h</w:instrText>
            </w:r>
            <w:r>
              <w:rPr>
                <w:webHidden/>
              </w:rPr>
              <w:fldChar w:fldCharType="separate"/>
            </w:r>
            <w:r>
              <w:rPr>
                <w:webHidden/>
                <w:rStyle w:val="IndexLink"/>
              </w:rPr>
              <w:t>9.2.2</w:t>
              <w:tab/>
              <w:t>Analyse</w:t>
              <w:tab/>
              <w:t>31</w:t>
            </w:r>
            <w:r>
              <w:rPr>
                <w:webHidden/>
              </w:rPr>
              <w:fldChar w:fldCharType="end"/>
            </w:r>
          </w:hyperlink>
        </w:p>
        <w:p>
          <w:pPr>
            <w:pStyle w:val="Contents3"/>
            <w:tabs>
              <w:tab w:val="clear" w:pos="708"/>
              <w:tab w:val="left" w:pos="1095" w:leader="none"/>
              <w:tab w:val="right" w:pos="9060" w:leader="dot"/>
            </w:tabs>
            <w:bidi w:val="0"/>
            <w:rPr/>
          </w:pPr>
          <w:hyperlink w:anchor="_Toc1834913628">
            <w:r>
              <w:rPr>
                <w:webHidden/>
              </w:rPr>
              <w:fldChar w:fldCharType="begin"/>
            </w:r>
            <w:r>
              <w:rPr>
                <w:webHidden/>
              </w:rPr>
              <w:instrText xml:space="preserve">PAGEREF _Toc1834913628 \h</w:instrText>
            </w:r>
            <w:r>
              <w:rPr>
                <w:webHidden/>
              </w:rPr>
              <w:fldChar w:fldCharType="separate"/>
            </w:r>
            <w:r>
              <w:rPr>
                <w:webHidden/>
                <w:rStyle w:val="IndexLink"/>
              </w:rPr>
              <w:t>9.2.3</w:t>
              <w:tab/>
              <w:t>Waarnemingen</w:t>
              <w:tab/>
              <w:t>33</w:t>
            </w:r>
            <w:r>
              <w:rPr>
                <w:webHidden/>
              </w:rPr>
              <w:fldChar w:fldCharType="end"/>
            </w:r>
          </w:hyperlink>
        </w:p>
        <w:p>
          <w:pPr>
            <w:pStyle w:val="Contents3"/>
            <w:tabs>
              <w:tab w:val="clear" w:pos="708"/>
              <w:tab w:val="left" w:pos="1095" w:leader="none"/>
              <w:tab w:val="right" w:pos="9060" w:leader="dot"/>
            </w:tabs>
            <w:bidi w:val="0"/>
            <w:rPr/>
          </w:pPr>
          <w:hyperlink w:anchor="_Toc1703209581">
            <w:r>
              <w:rPr>
                <w:webHidden/>
              </w:rPr>
              <w:fldChar w:fldCharType="begin"/>
            </w:r>
            <w:r>
              <w:rPr>
                <w:webHidden/>
              </w:rPr>
              <w:instrText xml:space="preserve">PAGEREF _Toc1703209581 \h</w:instrText>
            </w:r>
            <w:r>
              <w:rPr>
                <w:webHidden/>
              </w:rPr>
              <w:fldChar w:fldCharType="separate"/>
            </w:r>
            <w:r>
              <w:rPr>
                <w:webHidden/>
                <w:rStyle w:val="IndexLink"/>
              </w:rPr>
              <w:t>9.2.4</w:t>
              <w:tab/>
              <w:t>Performance bottlenecks</w:t>
              <w:tab/>
              <w:t>33</w:t>
            </w:r>
            <w:r>
              <w:rPr>
                <w:webHidden/>
              </w:rPr>
              <w:fldChar w:fldCharType="end"/>
            </w:r>
          </w:hyperlink>
        </w:p>
        <w:p>
          <w:pPr>
            <w:pStyle w:val="Contents3"/>
            <w:tabs>
              <w:tab w:val="clear" w:pos="708"/>
              <w:tab w:val="left" w:pos="1095" w:leader="none"/>
              <w:tab w:val="right" w:pos="9060" w:leader="dot"/>
            </w:tabs>
            <w:bidi w:val="0"/>
            <w:rPr/>
          </w:pPr>
          <w:hyperlink w:anchor="_Toc179382892">
            <w:r>
              <w:rPr>
                <w:webHidden/>
              </w:rPr>
              <w:fldChar w:fldCharType="begin"/>
            </w:r>
            <w:r>
              <w:rPr>
                <w:webHidden/>
              </w:rPr>
              <w:instrText xml:space="preserve">PAGEREF _Toc179382892 \h</w:instrText>
            </w:r>
            <w:r>
              <w:rPr>
                <w:webHidden/>
              </w:rPr>
              <w:fldChar w:fldCharType="separate"/>
            </w:r>
            <w:r>
              <w:rPr>
                <w:webHidden/>
                <w:rStyle w:val="IndexLink"/>
              </w:rPr>
              <w:t>9.2.5</w:t>
              <w:tab/>
              <w:t>Bottleneck identificatie</w:t>
              <w:tab/>
              <w:t>33</w:t>
            </w:r>
            <w:r>
              <w:rPr>
                <w:webHidden/>
              </w:rPr>
              <w:fldChar w:fldCharType="end"/>
            </w:r>
          </w:hyperlink>
        </w:p>
        <w:p>
          <w:pPr>
            <w:pStyle w:val="Contents3"/>
            <w:tabs>
              <w:tab w:val="clear" w:pos="708"/>
              <w:tab w:val="left" w:pos="1095" w:leader="none"/>
              <w:tab w:val="right" w:pos="9060" w:leader="dot"/>
            </w:tabs>
            <w:bidi w:val="0"/>
            <w:rPr/>
          </w:pPr>
          <w:hyperlink w:anchor="_Toc67110571">
            <w:r>
              <w:rPr>
                <w:webHidden/>
              </w:rPr>
              <w:fldChar w:fldCharType="begin"/>
            </w:r>
            <w:r>
              <w:rPr>
                <w:webHidden/>
              </w:rPr>
              <w:instrText xml:space="preserve">PAGEREF _Toc67110571 \h</w:instrText>
            </w:r>
            <w:r>
              <w:rPr>
                <w:webHidden/>
              </w:rPr>
              <w:fldChar w:fldCharType="separate"/>
            </w:r>
            <w:r>
              <w:rPr>
                <w:webHidden/>
                <w:rStyle w:val="IndexLink"/>
              </w:rPr>
              <w:t>9.2.6</w:t>
              <w:tab/>
              <w:t>Vergelijking met hypothese</w:t>
              <w:tab/>
              <w:t>34</w:t>
            </w:r>
            <w:r>
              <w:rPr>
                <w:webHidden/>
              </w:rPr>
              <w:fldChar w:fldCharType="end"/>
            </w:r>
          </w:hyperlink>
        </w:p>
        <w:p>
          <w:pPr>
            <w:pStyle w:val="Contents3"/>
            <w:tabs>
              <w:tab w:val="clear" w:pos="708"/>
              <w:tab w:val="left" w:pos="1095" w:leader="none"/>
              <w:tab w:val="right" w:pos="9060" w:leader="dot"/>
            </w:tabs>
            <w:bidi w:val="0"/>
            <w:rPr/>
          </w:pPr>
          <w:hyperlink w:anchor="_Toc507076028">
            <w:r>
              <w:rPr>
                <w:webHidden/>
              </w:rPr>
              <w:fldChar w:fldCharType="begin"/>
            </w:r>
            <w:r>
              <w:rPr>
                <w:webHidden/>
              </w:rPr>
              <w:instrText xml:space="preserve">PAGEREF _Toc507076028 \h</w:instrText>
            </w:r>
            <w:r>
              <w:rPr>
                <w:webHidden/>
              </w:rPr>
              <w:fldChar w:fldCharType="separate"/>
            </w:r>
            <w:r>
              <w:rPr>
                <w:webHidden/>
                <w:rStyle w:val="IndexLink"/>
              </w:rPr>
              <w:t>9.2.7</w:t>
              <w:tab/>
              <w:t>Conclusie</w:t>
              <w:tab/>
              <w:t>34</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1901252489">
            <w:r>
              <w:rPr>
                <w:webHidden/>
              </w:rPr>
              <w:fldChar w:fldCharType="begin"/>
            </w:r>
            <w:r>
              <w:rPr>
                <w:webHidden/>
              </w:rPr>
              <w:instrText xml:space="preserve">PAGEREF _Toc1901252489 \h</w:instrText>
            </w:r>
            <w:r>
              <w:rPr>
                <w:webHidden/>
              </w:rPr>
              <w:fldChar w:fldCharType="separate"/>
            </w:r>
            <w:r>
              <w:rPr>
                <w:webHidden/>
                <w:rStyle w:val="IndexLink"/>
              </w:rPr>
              <w:t>10</w:t>
              <w:tab/>
              <w:t>Conclusie</w:t>
              <w:tab/>
              <w:t>34</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1413839075">
            <w:r>
              <w:rPr>
                <w:webHidden/>
              </w:rPr>
              <w:fldChar w:fldCharType="begin"/>
            </w:r>
            <w:r>
              <w:rPr>
                <w:webHidden/>
              </w:rPr>
              <w:instrText xml:space="preserve">PAGEREF _Toc1413839075 \h</w:instrText>
            </w:r>
            <w:r>
              <w:rPr>
                <w:webHidden/>
              </w:rPr>
              <w:fldChar w:fldCharType="separate"/>
            </w:r>
            <w:r>
              <w:rPr>
                <w:webHidden/>
                <w:rStyle w:val="IndexLink"/>
              </w:rPr>
              <w:t>11</w:t>
              <w:tab/>
              <w:t>Reflectie (STARR)</w:t>
              <w:tab/>
              <w:t>35</w:t>
            </w:r>
            <w:r>
              <w:rPr>
                <w:webHidden/>
              </w:rPr>
              <w:fldChar w:fldCharType="end"/>
            </w:r>
          </w:hyperlink>
        </w:p>
        <w:p>
          <w:pPr>
            <w:pStyle w:val="Contents2"/>
            <w:tabs>
              <w:tab w:val="clear" w:pos="708"/>
              <w:tab w:val="left" w:pos="660" w:leader="none"/>
              <w:tab w:val="right" w:pos="9060" w:leader="dot"/>
            </w:tabs>
            <w:bidi w:val="0"/>
            <w:rPr/>
          </w:pPr>
          <w:hyperlink w:anchor="_Toc1938048889">
            <w:r>
              <w:rPr>
                <w:webHidden/>
              </w:rPr>
              <w:fldChar w:fldCharType="begin"/>
            </w:r>
            <w:r>
              <w:rPr>
                <w:webHidden/>
              </w:rPr>
              <w:instrText xml:space="preserve">PAGEREF _Toc1938048889 \h</w:instrText>
            </w:r>
            <w:r>
              <w:rPr>
                <w:webHidden/>
              </w:rPr>
              <w:fldChar w:fldCharType="separate"/>
            </w:r>
            <w:r>
              <w:rPr>
                <w:webHidden/>
                <w:rStyle w:val="IndexLink"/>
              </w:rPr>
              <w:t>11.1</w:t>
              <w:tab/>
              <w:t>Gert-Jan</w:t>
              <w:tab/>
              <w:t>36</w:t>
            </w:r>
            <w:r>
              <w:rPr>
                <w:webHidden/>
              </w:rPr>
              <w:fldChar w:fldCharType="end"/>
            </w:r>
          </w:hyperlink>
        </w:p>
        <w:p>
          <w:pPr>
            <w:pStyle w:val="Contents2"/>
            <w:tabs>
              <w:tab w:val="clear" w:pos="708"/>
              <w:tab w:val="left" w:pos="660" w:leader="none"/>
              <w:tab w:val="right" w:pos="9060" w:leader="dot"/>
            </w:tabs>
            <w:bidi w:val="0"/>
            <w:rPr/>
          </w:pPr>
          <w:hyperlink w:anchor="_Toc1116839745">
            <w:r>
              <w:rPr>
                <w:webHidden/>
              </w:rPr>
              <w:fldChar w:fldCharType="begin"/>
            </w:r>
            <w:r>
              <w:rPr>
                <w:webHidden/>
              </w:rPr>
              <w:instrText xml:space="preserve">PAGEREF _Toc1116839745 \h</w:instrText>
            </w:r>
            <w:r>
              <w:rPr>
                <w:webHidden/>
              </w:rPr>
              <w:fldChar w:fldCharType="separate"/>
            </w:r>
            <w:r>
              <w:rPr>
                <w:webHidden/>
                <w:rStyle w:val="IndexLink"/>
              </w:rPr>
              <w:t>11.2</w:t>
              <w:tab/>
              <w:t>Dascha</w:t>
              <w:tab/>
              <w:t>37</w:t>
            </w:r>
            <w:r>
              <w:rPr>
                <w:webHidden/>
              </w:rPr>
              <w:fldChar w:fldCharType="end"/>
            </w:r>
          </w:hyperlink>
        </w:p>
        <w:p>
          <w:pPr>
            <w:pStyle w:val="Contents2"/>
            <w:tabs>
              <w:tab w:val="clear" w:pos="708"/>
              <w:tab w:val="left" w:pos="660" w:leader="none"/>
              <w:tab w:val="right" w:pos="9060" w:leader="dot"/>
            </w:tabs>
            <w:bidi w:val="0"/>
            <w:rPr/>
          </w:pPr>
          <w:hyperlink w:anchor="_Toc1339644666">
            <w:r>
              <w:rPr>
                <w:webHidden/>
              </w:rPr>
              <w:fldChar w:fldCharType="begin"/>
            </w:r>
            <w:r>
              <w:rPr>
                <w:webHidden/>
              </w:rPr>
              <w:instrText xml:space="preserve">PAGEREF _Toc1339644666 \h</w:instrText>
            </w:r>
            <w:r>
              <w:rPr>
                <w:webHidden/>
              </w:rPr>
              <w:fldChar w:fldCharType="separate"/>
            </w:r>
            <w:r>
              <w:rPr>
                <w:webHidden/>
                <w:rStyle w:val="IndexLink"/>
              </w:rPr>
              <w:t>11.3</w:t>
              <w:tab/>
              <w:t>Arno</w:t>
              <w:tab/>
              <w:t>38</w:t>
            </w:r>
            <w:r>
              <w:rPr>
                <w:webHidden/>
              </w:rPr>
              <w:fldChar w:fldCharType="end"/>
            </w:r>
          </w:hyperlink>
        </w:p>
        <w:p>
          <w:pPr>
            <w:pStyle w:val="Contents2"/>
            <w:tabs>
              <w:tab w:val="clear" w:pos="708"/>
              <w:tab w:val="left" w:pos="660" w:leader="none"/>
              <w:tab w:val="right" w:pos="9060" w:leader="dot"/>
            </w:tabs>
            <w:bidi w:val="0"/>
            <w:rPr/>
          </w:pPr>
          <w:hyperlink w:anchor="_Toc463804675">
            <w:r>
              <w:rPr>
                <w:webHidden/>
              </w:rPr>
              <w:fldChar w:fldCharType="begin"/>
            </w:r>
            <w:r>
              <w:rPr>
                <w:webHidden/>
              </w:rPr>
              <w:instrText xml:space="preserve">PAGEREF _Toc463804675 \h</w:instrText>
            </w:r>
            <w:r>
              <w:rPr>
                <w:webHidden/>
              </w:rPr>
              <w:fldChar w:fldCharType="separate"/>
            </w:r>
            <w:r>
              <w:rPr>
                <w:webHidden/>
                <w:rStyle w:val="IndexLink"/>
              </w:rPr>
              <w:t>11.4</w:t>
              <w:tab/>
              <w:t>Adam</w:t>
              <w:tab/>
              <w:t>39</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1534364232">
            <w:r>
              <w:rPr>
                <w:webHidden/>
              </w:rPr>
              <w:fldChar w:fldCharType="begin"/>
            </w:r>
            <w:r>
              <w:rPr>
                <w:webHidden/>
              </w:rPr>
              <w:instrText xml:space="preserve">PAGEREF _Toc1534364232 \h</w:instrText>
            </w:r>
            <w:r>
              <w:rPr>
                <w:webHidden/>
              </w:rPr>
              <w:fldChar w:fldCharType="separate"/>
            </w:r>
            <w:r>
              <w:rPr>
                <w:webHidden/>
                <w:rStyle w:val="IndexLink"/>
              </w:rPr>
              <w:t>12</w:t>
              <w:tab/>
              <w:t>Verantwoording AI</w:t>
              <w:tab/>
              <w:t>41</w:t>
            </w:r>
            <w:r>
              <w:rPr>
                <w:webHidden/>
              </w:rPr>
              <w:fldChar w:fldCharType="end"/>
            </w:r>
          </w:hyperlink>
        </w:p>
        <w:p>
          <w:pPr>
            <w:pStyle w:val="Contents1"/>
            <w:tabs>
              <w:tab w:val="left" w:pos="435" w:leader="none"/>
              <w:tab w:val="left" w:pos="440" w:leader="none"/>
              <w:tab w:val="right" w:pos="9060" w:leader="dot"/>
              <w:tab w:val="right" w:pos="9062" w:leader="dot"/>
            </w:tabs>
            <w:bidi w:val="0"/>
            <w:rPr/>
          </w:pPr>
          <w:hyperlink w:anchor="_Toc880227142">
            <w:r>
              <w:rPr>
                <w:webHidden/>
              </w:rPr>
              <w:fldChar w:fldCharType="begin"/>
            </w:r>
            <w:r>
              <w:rPr>
                <w:webHidden/>
              </w:rPr>
              <w:instrText xml:space="preserve">PAGEREF _Toc880227142 \h</w:instrText>
            </w:r>
            <w:r>
              <w:rPr>
                <w:webHidden/>
              </w:rPr>
              <w:fldChar w:fldCharType="separate"/>
            </w:r>
            <w:r>
              <w:rPr>
                <w:webHidden/>
                <w:rStyle w:val="IndexLink"/>
              </w:rPr>
              <w:t>13</w:t>
              <w:tab/>
              <w:t>Bronnenlijst</w:t>
              <w:tab/>
              <w:t>47</w:t>
            </w:r>
            <w:r>
              <w:rPr>
                <w:webHidden/>
              </w:rPr>
              <w:fldChar w:fldCharType="end"/>
            </w:r>
          </w:hyperlink>
          <w:r>
            <w:rPr>
              <w:rStyle w:val="IndexLink"/>
            </w:rPr>
            <w:fldChar w:fldCharType="end"/>
          </w:r>
        </w:p>
      </w:sdtContent>
    </w:sdt>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Normal"/>
        <w:numPr>
          <w:ilvl w:val="0"/>
          <w:numId w:val="0"/>
        </w:numPr>
        <w:bidi w:val="0"/>
        <w:ind w:left="0" w:hanging="0"/>
        <w:rPr/>
      </w:pPr>
      <w:r>
        <w:rPr/>
      </w:r>
    </w:p>
    <w:p>
      <w:pPr>
        <w:pStyle w:val="Heading1"/>
        <w:rPr/>
      </w:pPr>
      <w:bookmarkStart w:id="7" w:name="_Toc923520583"/>
      <w:bookmarkStart w:id="8" w:name="_Toc2076911262"/>
      <w:bookmarkStart w:id="9" w:name="_Toc1072747391"/>
      <w:bookmarkStart w:id="10" w:name="_Toc225525916"/>
      <w:r>
        <w:rPr/>
        <w:t>Lijst met afkortingen</w:t>
      </w:r>
      <w:bookmarkEnd w:id="7"/>
      <w:bookmarkEnd w:id="8"/>
      <w:bookmarkEnd w:id="9"/>
      <w:bookmarkEnd w:id="10"/>
    </w:p>
    <w:tbl>
      <w:tblPr>
        <w:tblStyle w:val="TableGridLight"/>
        <w:tblW w:w="906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71"/>
        <w:gridCol w:w="7790"/>
      </w:tblGrid>
      <w:tr>
        <w:trPr>
          <w:trHeight w:val="300" w:hRule="atLeast"/>
        </w:trPr>
        <w:tc>
          <w:tcPr>
            <w:tcW w:w="1271" w:type="dxa"/>
            <w:tcBorders/>
          </w:tcPr>
          <w:p>
            <w:pPr>
              <w:pStyle w:val="Subtitle"/>
              <w:widowControl/>
              <w:spacing w:before="0" w:after="220"/>
              <w:jc w:val="left"/>
              <w:rPr>
                <w:color w:val="auto"/>
              </w:rPr>
            </w:pPr>
            <w:r>
              <w:rPr>
                <w:color w:val="auto"/>
                <w:kern w:val="0"/>
                <w:sz w:val="22"/>
                <w:szCs w:val="22"/>
                <w:lang w:val="nl-BE" w:eastAsia="en-US" w:bidi="ar-SA"/>
              </w:rPr>
              <w:t>Afkorting</w:t>
            </w:r>
          </w:p>
        </w:tc>
        <w:tc>
          <w:tcPr>
            <w:tcW w:w="7790" w:type="dxa"/>
            <w:tcBorders/>
          </w:tcPr>
          <w:p>
            <w:pPr>
              <w:pStyle w:val="Subtitle"/>
              <w:widowControl/>
              <w:spacing w:before="0" w:after="220"/>
              <w:jc w:val="left"/>
              <w:rPr>
                <w:color w:val="auto"/>
              </w:rPr>
            </w:pPr>
            <w:r>
              <w:rPr>
                <w:color w:val="auto"/>
                <w:kern w:val="0"/>
                <w:sz w:val="22"/>
                <w:szCs w:val="22"/>
                <w:lang w:val="nl-BE" w:eastAsia="en-US" w:bidi="ar-SA"/>
              </w:rPr>
              <w:t>Betekenis</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AI</w:t>
            </w:r>
          </w:p>
        </w:tc>
        <w:tc>
          <w:tcPr>
            <w:tcW w:w="7790" w:type="dxa"/>
            <w:tcBorders/>
          </w:tcPr>
          <w:p>
            <w:pPr>
              <w:pStyle w:val="Normal"/>
              <w:widowControl/>
              <w:spacing w:before="0" w:after="220"/>
              <w:jc w:val="left"/>
              <w:rPr>
                <w:color w:val="auto"/>
              </w:rPr>
            </w:pPr>
            <w:r>
              <w:rPr>
                <w:rFonts w:eastAsia="" w:cs=""/>
                <w:color w:val="auto"/>
                <w:kern w:val="0"/>
                <w:sz w:val="22"/>
                <w:szCs w:val="22"/>
                <w:lang w:val="nl-BE" w:eastAsia="en-US" w:bidi="ar-SA"/>
              </w:rPr>
              <w:t>Artificial Intelligence</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AMI</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Amazon Machine Image</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ASG</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Application Scaling Group</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API</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Application Programming Interface</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AWS</w:t>
            </w:r>
          </w:p>
        </w:tc>
        <w:tc>
          <w:tcPr>
            <w:tcW w:w="7790" w:type="dxa"/>
            <w:tcBorders/>
          </w:tcPr>
          <w:p>
            <w:pPr>
              <w:pStyle w:val="Normal"/>
              <w:widowControl/>
              <w:spacing w:before="0" w:after="220"/>
              <w:jc w:val="left"/>
              <w:rPr>
                <w:color w:val="auto"/>
              </w:rPr>
            </w:pPr>
            <w:r>
              <w:rPr>
                <w:rFonts w:eastAsia="" w:cs=""/>
                <w:color w:val="auto"/>
                <w:kern w:val="0"/>
                <w:sz w:val="22"/>
                <w:szCs w:val="22"/>
                <w:lang w:val="nl-BE" w:eastAsia="en-US" w:bidi="ar-SA"/>
              </w:rPr>
              <w:t>Amazon Web Services</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CLI</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Command Line Interface</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CPU</w:t>
            </w:r>
          </w:p>
        </w:tc>
        <w:tc>
          <w:tcPr>
            <w:tcW w:w="7790" w:type="dxa"/>
            <w:tcBorders/>
          </w:tcPr>
          <w:p>
            <w:pPr>
              <w:pStyle w:val="Normal"/>
              <w:widowControl/>
              <w:spacing w:before="0" w:after="220"/>
              <w:jc w:val="left"/>
              <w:rPr>
                <w:color w:val="auto"/>
              </w:rPr>
            </w:pPr>
            <w:r>
              <w:rPr>
                <w:rFonts w:eastAsia="" w:cs=""/>
                <w:color w:val="auto"/>
                <w:kern w:val="0"/>
                <w:sz w:val="22"/>
                <w:szCs w:val="22"/>
                <w:lang w:val="nl-BE" w:eastAsia="en-US" w:bidi="ar-SA"/>
              </w:rPr>
              <w:t>Central Processing Unit</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CRAAP</w:t>
            </w:r>
          </w:p>
        </w:tc>
        <w:tc>
          <w:tcPr>
            <w:tcW w:w="7790" w:type="dxa"/>
            <w:tcBorders/>
          </w:tcPr>
          <w:p>
            <w:pPr>
              <w:pStyle w:val="Normal"/>
              <w:widowControl/>
              <w:spacing w:before="0" w:after="220"/>
              <w:jc w:val="left"/>
              <w:rPr>
                <w:color w:val="auto"/>
                <w:lang w:val="en-US"/>
              </w:rPr>
            </w:pPr>
            <w:r>
              <w:rPr>
                <w:rFonts w:eastAsia="" w:cs=""/>
                <w:b/>
                <w:bCs/>
                <w:color w:val="auto"/>
                <w:kern w:val="0"/>
                <w:sz w:val="22"/>
                <w:szCs w:val="22"/>
                <w:lang w:val="en-US" w:eastAsia="en-US" w:bidi="ar-SA"/>
              </w:rPr>
              <w:t>C</w:t>
            </w:r>
            <w:r>
              <w:rPr>
                <w:rFonts w:eastAsia="" w:cs=""/>
                <w:color w:val="auto"/>
                <w:kern w:val="0"/>
                <w:sz w:val="22"/>
                <w:szCs w:val="22"/>
                <w:lang w:val="en-US" w:eastAsia="en-US" w:bidi="ar-SA"/>
              </w:rPr>
              <w:t>urrency (Actualiteit), </w:t>
            </w:r>
            <w:r>
              <w:rPr>
                <w:rFonts w:eastAsia="" w:cs=""/>
                <w:b/>
                <w:bCs/>
                <w:color w:val="auto"/>
                <w:kern w:val="0"/>
                <w:sz w:val="22"/>
                <w:szCs w:val="22"/>
                <w:lang w:val="en-US" w:eastAsia="en-US" w:bidi="ar-SA"/>
              </w:rPr>
              <w:t>R</w:t>
            </w:r>
            <w:r>
              <w:rPr>
                <w:rFonts w:eastAsia="" w:cs=""/>
                <w:color w:val="auto"/>
                <w:kern w:val="0"/>
                <w:sz w:val="22"/>
                <w:szCs w:val="22"/>
                <w:lang w:val="en-US" w:eastAsia="en-US" w:bidi="ar-SA"/>
              </w:rPr>
              <w:t>elevance (Relevantie), </w:t>
            </w:r>
            <w:r>
              <w:rPr>
                <w:rFonts w:eastAsia="" w:cs=""/>
                <w:b/>
                <w:bCs/>
                <w:color w:val="auto"/>
                <w:kern w:val="0"/>
                <w:sz w:val="22"/>
                <w:szCs w:val="22"/>
                <w:lang w:val="en-US" w:eastAsia="en-US" w:bidi="ar-SA"/>
              </w:rPr>
              <w:t>A</w:t>
            </w:r>
            <w:r>
              <w:rPr>
                <w:rFonts w:eastAsia="" w:cs=""/>
                <w:color w:val="auto"/>
                <w:kern w:val="0"/>
                <w:sz w:val="22"/>
                <w:szCs w:val="22"/>
                <w:lang w:val="en-US" w:eastAsia="en-US" w:bidi="ar-SA"/>
              </w:rPr>
              <w:t>uthority (Autoriteit), </w:t>
            </w:r>
            <w:r>
              <w:rPr>
                <w:rFonts w:eastAsia="" w:cs=""/>
                <w:b/>
                <w:bCs/>
                <w:color w:val="auto"/>
                <w:kern w:val="0"/>
                <w:sz w:val="22"/>
                <w:szCs w:val="22"/>
                <w:lang w:val="en-US" w:eastAsia="en-US" w:bidi="ar-SA"/>
              </w:rPr>
              <w:t>A</w:t>
            </w:r>
            <w:r>
              <w:rPr>
                <w:rFonts w:eastAsia="" w:cs=""/>
                <w:color w:val="auto"/>
                <w:kern w:val="0"/>
                <w:sz w:val="22"/>
                <w:szCs w:val="22"/>
                <w:lang w:val="en-US" w:eastAsia="en-US" w:bidi="ar-SA"/>
              </w:rPr>
              <w:t>ccuracy (Nauwkeurigheid) en </w:t>
            </w:r>
            <w:r>
              <w:rPr>
                <w:rFonts w:eastAsia="" w:cs=""/>
                <w:b/>
                <w:bCs/>
                <w:color w:val="auto"/>
                <w:kern w:val="0"/>
                <w:sz w:val="22"/>
                <w:szCs w:val="22"/>
                <w:lang w:val="en-US" w:eastAsia="en-US" w:bidi="ar-SA"/>
              </w:rPr>
              <w:t>P</w:t>
            </w:r>
            <w:r>
              <w:rPr>
                <w:rFonts w:eastAsia="" w:cs=""/>
                <w:color w:val="auto"/>
                <w:kern w:val="0"/>
                <w:sz w:val="22"/>
                <w:szCs w:val="22"/>
                <w:lang w:val="en-US" w:eastAsia="en-US" w:bidi="ar-SA"/>
              </w:rPr>
              <w:t>urpose (Doel)</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DB</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Database</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EBS</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Elastic Block Store</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EC2</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Elastic Compute</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ELB</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Elastic Load Balancer</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HTTP</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Hypertext Transfer Protocol</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HTTPS</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HyperText Transfer Protocol Secure</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IAM</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Identity and Access Management</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IT</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Information technology</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JSON</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Javascript Object Notation</w:t>
            </w:r>
          </w:p>
        </w:tc>
      </w:tr>
      <w:tr>
        <w:trPr>
          <w:trHeight w:val="300" w:hRule="atLeast"/>
        </w:trPr>
        <w:tc>
          <w:tcPr>
            <w:tcW w:w="1271"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KPI</w:t>
            </w:r>
          </w:p>
        </w:tc>
        <w:tc>
          <w:tcPr>
            <w:tcW w:w="7790" w:type="dxa"/>
            <w:tcBorders/>
          </w:tcPr>
          <w:p>
            <w:pPr>
              <w:pStyle w:val="Normal"/>
              <w:widowControl/>
              <w:spacing w:before="0" w:after="220"/>
              <w:jc w:val="left"/>
              <w:rPr>
                <w:color w:val="auto"/>
                <w:lang w:val="en-US"/>
              </w:rPr>
            </w:pPr>
            <w:r>
              <w:rPr>
                <w:rFonts w:eastAsia="" w:cs=""/>
                <w:color w:val="auto"/>
                <w:kern w:val="0"/>
                <w:sz w:val="22"/>
                <w:szCs w:val="22"/>
                <w:lang w:val="en-US" w:eastAsia="en-US" w:bidi="ar-SA"/>
              </w:rPr>
              <w:t>Key Performance Indicator</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RAM</w:t>
            </w:r>
          </w:p>
        </w:tc>
        <w:tc>
          <w:tcPr>
            <w:tcW w:w="7790" w:type="dxa"/>
            <w:tcBorders/>
          </w:tcPr>
          <w:p>
            <w:pPr>
              <w:pStyle w:val="Normal"/>
              <w:widowControl/>
              <w:spacing w:before="0" w:after="220"/>
              <w:jc w:val="left"/>
              <w:rPr>
                <w:color w:val="auto"/>
              </w:rPr>
            </w:pPr>
            <w:r>
              <w:rPr>
                <w:rFonts w:eastAsia="" w:cs=""/>
                <w:color w:val="auto"/>
                <w:kern w:val="0"/>
                <w:sz w:val="22"/>
                <w:szCs w:val="22"/>
                <w:lang w:val="nl-BE" w:eastAsia="en-US" w:bidi="ar-SA"/>
              </w:rPr>
              <w:t>Random Access Memory</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RDS</w:t>
            </w:r>
          </w:p>
        </w:tc>
        <w:tc>
          <w:tcPr>
            <w:tcW w:w="7790" w:type="dxa"/>
            <w:tcBorders/>
          </w:tcPr>
          <w:p>
            <w:pPr>
              <w:pStyle w:val="Normal"/>
              <w:widowControl/>
              <w:spacing w:before="0" w:after="220"/>
              <w:jc w:val="left"/>
              <w:rPr>
                <w:color w:val="auto"/>
              </w:rPr>
            </w:pPr>
            <w:r>
              <w:rPr>
                <w:rFonts w:eastAsia="" w:cs=""/>
                <w:color w:val="auto"/>
                <w:kern w:val="0"/>
                <w:sz w:val="22"/>
                <w:szCs w:val="22"/>
                <w:lang w:val="nl-BE" w:eastAsia="en-US" w:bidi="ar-SA"/>
              </w:rPr>
              <w:t>Relational Database Service</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SSO</w:t>
            </w:r>
          </w:p>
        </w:tc>
        <w:tc>
          <w:tcPr>
            <w:tcW w:w="7790" w:type="dxa"/>
            <w:tcBorders/>
          </w:tcPr>
          <w:p>
            <w:pPr>
              <w:pStyle w:val="Normal"/>
              <w:widowControl/>
              <w:spacing w:before="0" w:after="220"/>
              <w:jc w:val="left"/>
              <w:rPr>
                <w:color w:val="auto"/>
              </w:rPr>
            </w:pPr>
            <w:r>
              <w:rPr>
                <w:rFonts w:eastAsia="" w:cs=""/>
                <w:color w:val="auto"/>
                <w:kern w:val="0"/>
                <w:sz w:val="22"/>
                <w:szCs w:val="22"/>
                <w:lang w:val="nl-BE" w:eastAsia="en-US" w:bidi="ar-SA"/>
              </w:rPr>
              <w:t>Single-sign on</w:t>
            </w:r>
          </w:p>
        </w:tc>
      </w:tr>
      <w:tr>
        <w:trPr>
          <w:trHeight w:val="300" w:hRule="atLeast"/>
        </w:trPr>
        <w:tc>
          <w:tcPr>
            <w:tcW w:w="1271" w:type="dxa"/>
            <w:tcBorders/>
          </w:tcPr>
          <w:p>
            <w:pPr>
              <w:pStyle w:val="Normal"/>
              <w:widowControl/>
              <w:spacing w:before="0" w:after="220"/>
              <w:jc w:val="left"/>
              <w:rPr>
                <w:color w:val="auto"/>
              </w:rPr>
            </w:pPr>
            <w:r>
              <w:rPr>
                <w:rFonts w:eastAsia="" w:cs=""/>
                <w:color w:val="auto"/>
                <w:kern w:val="0"/>
                <w:sz w:val="22"/>
                <w:szCs w:val="22"/>
                <w:lang w:val="nl-BE" w:eastAsia="en-US" w:bidi="ar-SA"/>
              </w:rPr>
              <w:t>STARR</w:t>
            </w:r>
          </w:p>
        </w:tc>
        <w:tc>
          <w:tcPr>
            <w:tcW w:w="7790" w:type="dxa"/>
            <w:tcBorders/>
          </w:tcPr>
          <w:p>
            <w:pPr>
              <w:pStyle w:val="Normal"/>
              <w:widowControl/>
              <w:spacing w:before="0" w:after="220"/>
              <w:jc w:val="left"/>
              <w:rPr>
                <w:b w:val="false"/>
                <w:b w:val="false"/>
                <w:bCs w:val="false"/>
                <w:color w:val="auto"/>
              </w:rPr>
            </w:pPr>
            <w:r>
              <w:rPr>
                <w:rFonts w:eastAsia="" w:cs=""/>
                <w:b/>
                <w:bCs/>
                <w:color w:val="auto"/>
                <w:kern w:val="0"/>
                <w:sz w:val="22"/>
                <w:szCs w:val="22"/>
                <w:lang w:val="nl-BE" w:eastAsia="en-US" w:bidi="ar-SA"/>
              </w:rPr>
              <w:t>S</w:t>
            </w:r>
            <w:r>
              <w:rPr>
                <w:rFonts w:eastAsia="" w:cs=""/>
                <w:color w:val="auto"/>
                <w:kern w:val="0"/>
                <w:sz w:val="22"/>
                <w:szCs w:val="22"/>
                <w:lang w:val="nl-BE" w:eastAsia="en-US" w:bidi="ar-SA"/>
              </w:rPr>
              <w:t xml:space="preserve">ituation (Situatie), </w:t>
            </w:r>
            <w:r>
              <w:rPr>
                <w:rFonts w:eastAsia="" w:cs=""/>
                <w:b/>
                <w:bCs/>
                <w:color w:val="auto"/>
                <w:kern w:val="0"/>
                <w:sz w:val="22"/>
                <w:szCs w:val="22"/>
                <w:lang w:val="nl-BE" w:eastAsia="en-US" w:bidi="ar-SA"/>
              </w:rPr>
              <w:t>T</w:t>
            </w:r>
            <w:r>
              <w:rPr>
                <w:rFonts w:eastAsia="" w:cs=""/>
                <w:b w:val="false"/>
                <w:bCs w:val="false"/>
                <w:color w:val="auto"/>
                <w:kern w:val="0"/>
                <w:sz w:val="22"/>
                <w:szCs w:val="22"/>
                <w:lang w:val="nl-BE" w:eastAsia="en-US" w:bidi="ar-SA"/>
              </w:rPr>
              <w:t xml:space="preserve">ask (Taak), </w:t>
            </w:r>
            <w:r>
              <w:rPr>
                <w:rFonts w:eastAsia="" w:cs=""/>
                <w:b/>
                <w:bCs/>
                <w:color w:val="auto"/>
                <w:kern w:val="0"/>
                <w:sz w:val="22"/>
                <w:szCs w:val="22"/>
                <w:lang w:val="nl-BE" w:eastAsia="en-US" w:bidi="ar-SA"/>
              </w:rPr>
              <w:t>A</w:t>
            </w:r>
            <w:r>
              <w:rPr>
                <w:rFonts w:eastAsia="" w:cs=""/>
                <w:b w:val="false"/>
                <w:bCs w:val="false"/>
                <w:color w:val="auto"/>
                <w:kern w:val="0"/>
                <w:sz w:val="22"/>
                <w:szCs w:val="22"/>
                <w:lang w:val="nl-BE" w:eastAsia="en-US" w:bidi="ar-SA"/>
              </w:rPr>
              <w:t xml:space="preserve">ction (Actie), </w:t>
            </w:r>
            <w:r>
              <w:rPr>
                <w:rFonts w:eastAsia="" w:cs=""/>
                <w:b/>
                <w:bCs/>
                <w:color w:val="auto"/>
                <w:kern w:val="0"/>
                <w:sz w:val="22"/>
                <w:szCs w:val="22"/>
                <w:lang w:val="nl-BE" w:eastAsia="en-US" w:bidi="ar-SA"/>
              </w:rPr>
              <w:t>R</w:t>
            </w:r>
            <w:r>
              <w:rPr>
                <w:rFonts w:eastAsia="" w:cs=""/>
                <w:b w:val="false"/>
                <w:bCs w:val="false"/>
                <w:color w:val="auto"/>
                <w:kern w:val="0"/>
                <w:sz w:val="22"/>
                <w:szCs w:val="22"/>
                <w:lang w:val="nl-BE" w:eastAsia="en-US" w:bidi="ar-SA"/>
              </w:rPr>
              <w:t xml:space="preserve">esult (Resultaat), </w:t>
            </w:r>
            <w:r>
              <w:rPr>
                <w:rFonts w:eastAsia="" w:cs=""/>
                <w:b/>
                <w:bCs/>
                <w:color w:val="auto"/>
                <w:kern w:val="0"/>
                <w:sz w:val="22"/>
                <w:szCs w:val="22"/>
                <w:lang w:val="nl-BE" w:eastAsia="en-US" w:bidi="ar-SA"/>
              </w:rPr>
              <w:t>R</w:t>
            </w:r>
            <w:r>
              <w:rPr>
                <w:rFonts w:eastAsia="" w:cs=""/>
                <w:b w:val="false"/>
                <w:bCs w:val="false"/>
                <w:color w:val="auto"/>
                <w:kern w:val="0"/>
                <w:sz w:val="22"/>
                <w:szCs w:val="22"/>
                <w:lang w:val="nl-BE" w:eastAsia="en-US" w:bidi="ar-SA"/>
              </w:rPr>
              <w:t>eflection (Reflectie)</w:t>
            </w:r>
          </w:p>
        </w:tc>
      </w:tr>
    </w:tbl>
    <w:p>
      <w:pPr>
        <w:pStyle w:val="Heading1"/>
        <w:spacing w:lineRule="auto" w:line="259" w:before="320" w:after="160"/>
        <w:rPr/>
      </w:pPr>
      <w:bookmarkStart w:id="11" w:name="_Toc407195399"/>
      <w:r>
        <w:rPr/>
        <w:t>Abstract</w:t>
      </w:r>
      <w:bookmarkEnd w:id="11"/>
    </w:p>
    <w:p>
      <w:pPr>
        <w:pStyle w:val="Normal"/>
        <w:rPr/>
      </w:pPr>
      <w:r>
        <w:rPr/>
        <w:t xml:space="preserve">Dit onderzoek is gericht op de optimalisatie van </w:t>
      </w:r>
      <w:r>
        <w:rPr>
          <w:i/>
          <w:iCs/>
        </w:rPr>
        <w:t>autoscaling</w:t>
      </w:r>
      <w:r>
        <w:rPr/>
        <w:t xml:space="preserve">strategieën binnen een moderne cloudomgeving met behulp van </w:t>
      </w:r>
      <w:r>
        <w:rPr>
          <w:i/>
          <w:iCs/>
        </w:rPr>
        <w:t>observabilitytools</w:t>
      </w:r>
      <w:r>
        <w:rPr/>
        <w:t xml:space="preserve"> zoals Datadog. Naarmate applicaties meer verkeer verwerken, wordt het belangrijk om </w:t>
      </w:r>
      <w:r>
        <w:rPr>
          <w:i w:val="false"/>
          <w:iCs w:val="false"/>
        </w:rPr>
        <w:t xml:space="preserve">cloudresources </w:t>
      </w:r>
      <w:r>
        <w:rPr/>
        <w:t xml:space="preserve">dynamisch te schalen zodat prestaties gelijk blijven en tegelijkertijd kosten geoptimaliseerd kunnen worden. De probleemstelling onderzoekt hoe </w:t>
      </w:r>
      <w:r>
        <w:rPr>
          <w:i/>
          <w:iCs/>
        </w:rPr>
        <w:t>monitoring</w:t>
      </w:r>
      <w:r>
        <w:rPr/>
        <w:t xml:space="preserve">- en </w:t>
      </w:r>
      <w:r>
        <w:rPr>
          <w:i/>
          <w:iCs/>
        </w:rPr>
        <w:t>observability</w:t>
      </w:r>
      <w:r>
        <w:rPr/>
        <w:t xml:space="preserve">gegevens kunnen bijdragen aan efficiëntere en stabielere </w:t>
      </w:r>
      <w:r>
        <w:rPr>
          <w:i/>
          <w:iCs/>
        </w:rPr>
        <w:t>autoscaling</w:t>
      </w:r>
      <w:r>
        <w:rPr/>
        <w:t>.</w:t>
      </w:r>
    </w:p>
    <w:p>
      <w:pPr>
        <w:pStyle w:val="Normal"/>
        <w:rPr/>
      </w:pPr>
      <w:r>
        <w:rPr/>
        <w:t xml:space="preserve">De hoofdonderzoeksvraag focust op de werking van Datadog en de manier waarop deze </w:t>
      </w:r>
      <w:r>
        <w:rPr>
          <w:i/>
          <w:iCs/>
        </w:rPr>
        <w:t>tool</w:t>
      </w:r>
      <w:r>
        <w:rPr/>
        <w:t xml:space="preserve"> </w:t>
      </w:r>
      <w:r>
        <w:rPr>
          <w:i/>
          <w:iCs/>
        </w:rPr>
        <w:t>autoscaling</w:t>
      </w:r>
      <w:r>
        <w:rPr/>
        <w:t xml:space="preserve">strategieën kan verbeteren. Daarnaast wordt onderzocht welke </w:t>
      </w:r>
      <w:r>
        <w:rPr>
          <w:i/>
          <w:iCs/>
        </w:rPr>
        <w:t>scaling triggers</w:t>
      </w:r>
      <w:r>
        <w:rPr/>
        <w:t xml:space="preserve"> de meest stabiele prestaties opleveren, standaard CPU-gebaseerde </w:t>
      </w:r>
      <w:r>
        <w:rPr>
          <w:i/>
          <w:iCs/>
        </w:rPr>
        <w:t>metrics</w:t>
      </w:r>
      <w:r>
        <w:rPr/>
        <w:t xml:space="preserve"> of </w:t>
      </w:r>
      <w:r>
        <w:rPr>
          <w:i/>
          <w:iCs/>
        </w:rPr>
        <w:t>custom metrics</w:t>
      </w:r>
      <w:r>
        <w:rPr/>
        <w:t xml:space="preserve"> die zelf gedefinieerd zijn.</w:t>
      </w:r>
    </w:p>
    <w:p>
      <w:pPr>
        <w:pStyle w:val="Normal"/>
        <w:rPr/>
      </w:pPr>
      <w:r>
        <w:rPr/>
        <w:t xml:space="preserve">Voor dit onderzoek werd gebruik gemaakt van </w:t>
      </w:r>
      <w:r>
        <w:rPr>
          <w:i w:val="false"/>
          <w:iCs w:val="false"/>
        </w:rPr>
        <w:t>logs</w:t>
      </w:r>
      <w:r>
        <w:rPr/>
        <w:t xml:space="preserve">, analyses en </w:t>
      </w:r>
      <w:r>
        <w:rPr>
          <w:i/>
          <w:iCs/>
        </w:rPr>
        <w:t>dashboards</w:t>
      </w:r>
      <w:r>
        <w:rPr/>
        <w:t xml:space="preserve"> binnen Datadog in combinatie met een literatuurstudie en een praktijkgericht experiment in een cloudomgeving op Amazon Web Services. Binnen deze omgeving werden verschillende </w:t>
      </w:r>
      <w:r>
        <w:rPr>
          <w:i/>
          <w:iCs/>
        </w:rPr>
        <w:t>autoscaling</w:t>
      </w:r>
      <w:r>
        <w:rPr/>
        <w:t xml:space="preserve">strategieën getest op basis van CPU-gebruik en </w:t>
      </w:r>
      <w:r>
        <w:rPr>
          <w:i/>
          <w:iCs/>
        </w:rPr>
        <w:t>custom metrics</w:t>
      </w:r>
      <w:r>
        <w:rPr/>
        <w:t>. De praktische implementatie omvatte containerloze technologieën, een AI-model voor het vervagen van foto’s, een frontend in Vue.js, een backend in Node.js, SSO via Keycloak en een RDS-service op AWS als database.</w:t>
      </w:r>
    </w:p>
    <w:p>
      <w:pPr>
        <w:pStyle w:val="Normal"/>
        <w:rPr/>
      </w:pPr>
      <w:r>
        <w:rPr/>
        <w:t xml:space="preserve">De resultaten tonen aan dat Datadog waardevolle inzichten biedt in systeemprestaties en </w:t>
      </w:r>
      <w:r>
        <w:rPr>
          <w:i w:val="false"/>
          <w:iCs w:val="false"/>
        </w:rPr>
        <w:t>bottlenecks</w:t>
      </w:r>
      <w:r>
        <w:rPr/>
        <w:t xml:space="preserve">, waardoor schaalacties sneller en nauwkeuriger kunnen worden uitgevoerd. Daarnaast blijkt dat </w:t>
      </w:r>
      <w:r>
        <w:rPr>
          <w:i/>
          <w:iCs/>
        </w:rPr>
        <w:t>custom metrics</w:t>
      </w:r>
      <w:r>
        <w:rPr/>
        <w:t xml:space="preserve">, mits correct geconfigureerd, stabielere prestaties kunnen leveren dan uitsluitend CPU-gebaseerde schalen. Door beter afgestemde </w:t>
      </w:r>
      <w:r>
        <w:rPr>
          <w:i/>
          <w:iCs/>
        </w:rPr>
        <w:t>scaling triggers</w:t>
      </w:r>
      <w:r>
        <w:rPr/>
        <w:t xml:space="preserve"> kunnen </w:t>
      </w:r>
      <w:r>
        <w:rPr>
          <w:i w:val="false"/>
          <w:iCs w:val="false"/>
        </w:rPr>
        <w:t xml:space="preserve">resources </w:t>
      </w:r>
      <w:r>
        <w:rPr/>
        <w:t>efficiënter beheerd worden.</w:t>
      </w:r>
    </w:p>
    <w:p>
      <w:pPr>
        <w:pStyle w:val="Normal"/>
        <w:rPr/>
      </w:pPr>
      <w:r>
        <w:rPr/>
        <w:t xml:space="preserve">Dit onderzoek kan concluderen dat </w:t>
      </w:r>
      <w:r>
        <w:rPr>
          <w:i/>
          <w:iCs/>
        </w:rPr>
        <w:t>observabilitytools</w:t>
      </w:r>
      <w:r>
        <w:rPr/>
        <w:t xml:space="preserve"> zoals Datadog een belangrijke rol spelen in het optimaliseren van automatisch schalen binnen cloudomgevingen. Bovendien kan er ook geconcludeerd worden dat het gebruik van correct gekozen </w:t>
      </w:r>
      <w:r>
        <w:rPr>
          <w:i/>
          <w:iCs/>
        </w:rPr>
        <w:t xml:space="preserve">custom metrics </w:t>
      </w:r>
      <w:r>
        <w:rPr/>
        <w:t>betrouwbaardere prestaties kunnen opleveren</w:t>
      </w:r>
    </w:p>
    <w:p>
      <w:pPr>
        <w:pStyle w:val="Normal"/>
        <w:rPr/>
      </w:pPr>
      <w:r>
        <w:rPr/>
      </w:r>
      <w:r>
        <w:br w:type="page"/>
      </w:r>
    </w:p>
    <w:p>
      <w:pPr>
        <w:pStyle w:val="Heading1"/>
        <w:rPr/>
      </w:pPr>
      <w:bookmarkStart w:id="12" w:name="_Toc505502166"/>
      <w:bookmarkStart w:id="13" w:name="_Toc285519201"/>
      <w:bookmarkStart w:id="14" w:name="_Toc1117486638"/>
      <w:bookmarkStart w:id="15" w:name="_Toc225525918"/>
      <w:r>
        <w:rPr/>
        <w:t>Onderzoeksvraag en hypothese</w:t>
      </w:r>
      <w:bookmarkEnd w:id="12"/>
      <w:bookmarkEnd w:id="13"/>
      <w:bookmarkEnd w:id="14"/>
      <w:bookmarkEnd w:id="15"/>
    </w:p>
    <w:p>
      <w:pPr>
        <w:pStyle w:val="Heading2"/>
        <w:rPr/>
      </w:pPr>
      <w:bookmarkStart w:id="16" w:name="_Toc1308561441"/>
      <w:bookmarkStart w:id="17" w:name="_Toc483818772"/>
      <w:bookmarkStart w:id="18" w:name="_Toc1249921585"/>
      <w:bookmarkStart w:id="19" w:name="_Toc225525919"/>
      <w:r>
        <w:rPr/>
        <w:t>Onderzoeksvragen</w:t>
      </w:r>
      <w:bookmarkEnd w:id="16"/>
      <w:bookmarkEnd w:id="17"/>
      <w:bookmarkEnd w:id="18"/>
      <w:bookmarkEnd w:id="19"/>
    </w:p>
    <w:p>
      <w:pPr>
        <w:pStyle w:val="Normal"/>
        <w:rPr/>
      </w:pPr>
      <w:r>
        <w:rPr/>
        <w:t xml:space="preserve">De stad Berlijn rolt duizenden high-resolution camera’s uit om </w:t>
      </w:r>
      <w:r>
        <w:rPr>
          <w:i/>
          <w:iCs/>
        </w:rPr>
        <w:t>traffic flow</w:t>
      </w:r>
      <w:r>
        <w:rPr/>
        <w:t xml:space="preserve"> en </w:t>
      </w:r>
      <w:r>
        <w:rPr>
          <w:i/>
          <w:iCs/>
        </w:rPr>
        <w:t>emergency response</w:t>
      </w:r>
      <w:r>
        <w:rPr/>
        <w:t xml:space="preserve"> te optimaliseren onder het “Smart City” initiatief. Er wordt op dit moment gebruik gemaakt van een </w:t>
      </w:r>
      <w:r>
        <w:rPr>
          <w:i/>
          <w:iCs/>
        </w:rPr>
        <w:t xml:space="preserve">containerized </w:t>
      </w:r>
      <w:r>
        <w:rPr/>
        <w:t>prototype maar het</w:t>
      </w:r>
      <w:r>
        <w:rPr>
          <w:i/>
          <w:iCs/>
        </w:rPr>
        <w:t xml:space="preserve"> </w:t>
      </w:r>
      <w:r>
        <w:rPr>
          <w:i w:val="false"/>
          <w:iCs w:val="false"/>
        </w:rPr>
        <w:t>IT Departement van de stad</w:t>
      </w:r>
      <w:r>
        <w:rPr>
          <w:i/>
          <w:iCs/>
        </w:rPr>
        <w:t xml:space="preserve"> </w:t>
      </w:r>
      <w:r>
        <w:rPr/>
        <w:t xml:space="preserve">hanteert een strikt </w:t>
      </w:r>
      <w:r>
        <w:rPr>
          <w:i/>
          <w:iCs/>
        </w:rPr>
        <w:t>No-Container policy</w:t>
      </w:r>
      <w:r>
        <w:rPr/>
        <w:t xml:space="preserve"> voor </w:t>
      </w:r>
      <w:r>
        <w:rPr>
          <w:i/>
          <w:iCs/>
        </w:rPr>
        <w:t>cloud instances</w:t>
      </w:r>
      <w:r>
        <w:rPr/>
        <w:t xml:space="preserve"> in </w:t>
      </w:r>
      <w:r>
        <w:rPr>
          <w:i w:val="false"/>
          <w:iCs w:val="false"/>
        </w:rPr>
        <w:t>productie</w:t>
      </w:r>
      <w:r>
        <w:rPr>
          <w:i/>
          <w:iCs/>
        </w:rPr>
        <w:t>.</w:t>
      </w:r>
      <w:r>
        <w:rPr/>
        <w:t xml:space="preserve"> Om dit op te lossen heeft de stad UrbanEye AI, een </w:t>
      </w:r>
      <w:r>
        <w:rPr>
          <w:i/>
          <w:iCs/>
        </w:rPr>
        <w:t>computer vision startup</w:t>
      </w:r>
      <w:r>
        <w:rPr/>
        <w:t xml:space="preserve"> overgenomen en hun de opdracht gegeven om dit prototype te transformeren naar een </w:t>
      </w:r>
      <w:r>
        <w:rPr>
          <w:i/>
          <w:iCs/>
        </w:rPr>
        <w:t>hardened, high-scale</w:t>
      </w:r>
      <w:r>
        <w:rPr/>
        <w:t xml:space="preserve"> cloud platform met behulp van </w:t>
      </w:r>
      <w:r>
        <w:rPr>
          <w:i/>
          <w:iCs/>
        </w:rPr>
        <w:t>automation</w:t>
      </w:r>
      <w:r>
        <w:rPr/>
        <w:t xml:space="preserve">. Terwijl dit ontwikkeld wordt, zal er ook gelijktijdig een onderzoek gedaan worden naar verschillende onderwerpen zoals Datadog en </w:t>
      </w:r>
      <w:r>
        <w:rPr>
          <w:i/>
          <w:iCs/>
        </w:rPr>
        <w:t>scaling triggers</w:t>
      </w:r>
      <w:r>
        <w:rPr/>
        <w:t xml:space="preserve">. </w:t>
      </w:r>
    </w:p>
    <w:p>
      <w:pPr>
        <w:pStyle w:val="ListParagraph"/>
        <w:numPr>
          <w:ilvl w:val="0"/>
          <w:numId w:val="19"/>
        </w:numPr>
        <w:rPr>
          <w:color w:val="000000" w:themeColor="text2"/>
        </w:rPr>
      </w:pPr>
      <w:r>
        <w:rPr/>
        <w:t xml:space="preserve">Hoe functioneert Datadog en hoe kan deze </w:t>
      </w:r>
      <w:r>
        <w:rPr>
          <w:i/>
          <w:iCs/>
        </w:rPr>
        <w:t>tool autoscaling</w:t>
      </w:r>
      <w:r>
        <w:rPr/>
        <w:t>strategieën verbeteren.</w:t>
      </w:r>
    </w:p>
    <w:p>
      <w:pPr>
        <w:pStyle w:val="ListParagraph"/>
        <w:rPr>
          <w:color w:val="000000" w:themeColor="text2"/>
        </w:rPr>
      </w:pPr>
      <w:r>
        <w:rPr>
          <w:color w:val="000000" w:themeColor="text2"/>
        </w:rPr>
      </w:r>
    </w:p>
    <w:p>
      <w:pPr>
        <w:pStyle w:val="ListParagraph"/>
        <w:numPr>
          <w:ilvl w:val="0"/>
          <w:numId w:val="19"/>
        </w:numPr>
        <w:rPr>
          <w:lang w:val="en-US"/>
        </w:rPr>
      </w:pPr>
      <w:r>
        <w:rPr>
          <w:lang w:val="en-US"/>
        </w:rPr>
        <w:t xml:space="preserve">Welke </w:t>
      </w:r>
      <w:r>
        <w:rPr>
          <w:i/>
          <w:iCs/>
          <w:lang w:val="en-US"/>
        </w:rPr>
        <w:t>scaling triggers (CPU vs custom metrics)</w:t>
      </w:r>
      <w:r>
        <w:rPr>
          <w:lang w:val="en-US"/>
        </w:rPr>
        <w:t xml:space="preserve"> leveren stabielere prestaties.</w:t>
      </w:r>
    </w:p>
    <w:p>
      <w:pPr>
        <w:pStyle w:val="Heading2"/>
        <w:rPr/>
      </w:pPr>
      <w:bookmarkStart w:id="20" w:name="_Toc935069186"/>
      <w:bookmarkStart w:id="21" w:name="_Toc1877988237"/>
      <w:bookmarkStart w:id="22" w:name="_Toc1728379698"/>
      <w:bookmarkStart w:id="23" w:name="_Toc225525920"/>
      <w:r>
        <w:rPr/>
        <w:t>Hypothese</w:t>
      </w:r>
      <w:bookmarkEnd w:id="20"/>
      <w:bookmarkEnd w:id="21"/>
      <w:bookmarkEnd w:id="22"/>
      <w:bookmarkEnd w:id="23"/>
    </w:p>
    <w:p>
      <w:pPr>
        <w:pStyle w:val="Normal"/>
        <w:rPr/>
      </w:pPr>
      <w:r>
        <w:rPr/>
        <w:t xml:space="preserve">Het doel van dit onderzoek is het leren werken met een </w:t>
      </w:r>
      <w:r>
        <w:rPr>
          <w:i/>
          <w:iCs/>
        </w:rPr>
        <w:t>monitoringstool</w:t>
      </w:r>
      <w:r>
        <w:rPr/>
        <w:t xml:space="preserve">, in dit geval Datadog, hoe dat deze </w:t>
      </w:r>
      <w:r>
        <w:rPr>
          <w:i/>
          <w:iCs/>
        </w:rPr>
        <w:t>autoscaling</w:t>
      </w:r>
      <w:r>
        <w:rPr/>
        <w:t>strategieën kan verbeteren alsook vaststellen welke</w:t>
      </w:r>
      <w:r>
        <w:rPr>
          <w:i/>
          <w:iCs/>
        </w:rPr>
        <w:t xml:space="preserve"> scaling </w:t>
      </w:r>
      <w:r>
        <w:rPr/>
        <w:t>triggers een betere of stabielere prestaties leveren.</w:t>
      </w:r>
    </w:p>
    <w:p>
      <w:pPr>
        <w:pStyle w:val="Normal"/>
        <w:rPr>
          <w:rFonts w:eastAsia="Arial" w:cs="Arial"/>
        </w:rPr>
      </w:pPr>
      <w:r>
        <w:rPr>
          <w:rFonts w:eastAsia="Arial" w:cs="Arial"/>
        </w:rPr>
        <w:t xml:space="preserve">Het gebruik van Datadog als </w:t>
      </w:r>
      <w:r>
        <w:rPr>
          <w:rFonts w:eastAsia="Arial" w:cs="Arial"/>
          <w:i/>
          <w:iCs/>
        </w:rPr>
        <w:t>monitoring</w:t>
      </w:r>
      <w:r>
        <w:rPr>
          <w:rFonts w:eastAsia="Arial" w:cs="Arial"/>
        </w:rPr>
        <w:t xml:space="preserve">- en </w:t>
      </w:r>
      <w:r>
        <w:rPr>
          <w:rFonts w:eastAsia="Arial" w:cs="Arial"/>
          <w:i/>
          <w:iCs/>
        </w:rPr>
        <w:t xml:space="preserve">observabilitytool </w:t>
      </w:r>
      <w:r>
        <w:rPr>
          <w:rFonts w:eastAsia="Arial" w:cs="Arial"/>
        </w:rPr>
        <w:t xml:space="preserve">maakt het mogelijk om </w:t>
      </w:r>
      <w:r>
        <w:rPr>
          <w:rFonts w:eastAsia="Arial" w:cs="Arial"/>
          <w:i/>
          <w:iCs/>
        </w:rPr>
        <w:t>autoscaling</w:t>
      </w:r>
      <w:r>
        <w:rPr>
          <w:rFonts w:eastAsia="Arial" w:cs="Arial"/>
        </w:rPr>
        <w:t xml:space="preserve">strategieën te verbeteren door realtime inzicht te geven in systeemprestaties en </w:t>
      </w:r>
      <w:r>
        <w:rPr>
          <w:rFonts w:eastAsia="Arial" w:cs="Arial"/>
          <w:i w:val="false"/>
          <w:iCs w:val="false"/>
        </w:rPr>
        <w:t>bottlenecks</w:t>
      </w:r>
      <w:r>
        <w:rPr>
          <w:rFonts w:eastAsia="Arial" w:cs="Arial"/>
        </w:rPr>
        <w:t>. Door integratie met cloudplatformen zoals Amazon Web Services kan Datadog automatisch schaalacties triggeren op basis van geavanceerde meetwaarden en alerts, wat resulteert in snellere en meer accurate schaalbeslissingen.</w:t>
      </w:r>
    </w:p>
    <w:p>
      <w:pPr>
        <w:pStyle w:val="Normal"/>
        <w:rPr/>
      </w:pPr>
      <w:r>
        <w:rPr>
          <w:i/>
          <w:iCs/>
        </w:rPr>
        <w:t>Custom metrics</w:t>
      </w:r>
      <w:r>
        <w:rPr/>
        <w:t xml:space="preserve"> kunnen stabielere prestaties opleveren dan standaard CPU-gebaseerde metingen, op voorwaarde dat ze correct en nauwkeurig worden ingesteld en afgestemd op de specifieke workload. Wanneer deze meetwaarden goed zijn gedefinieerd kunnen</w:t>
      </w:r>
      <w:r>
        <w:rPr>
          <w:i/>
          <w:iCs/>
        </w:rPr>
        <w:t xml:space="preserve"> scaling </w:t>
      </w:r>
      <w:r>
        <w:rPr/>
        <w:t>triggers beter geïnformeerde beslissingen nemen. Dit zorgt ervoor dat resources efficiënter worden opgeschaald of afgeschaald, wat leidt tot betrouwbaardere en meer consistente prestaties van het systeem</w:t>
      </w:r>
    </w:p>
    <w:p>
      <w:pPr>
        <w:pStyle w:val="Normal"/>
        <w:rPr/>
      </w:pPr>
      <w:r>
        <w:rPr/>
      </w:r>
      <w:r>
        <w:br w:type="page"/>
      </w:r>
    </w:p>
    <w:p>
      <w:pPr>
        <w:pStyle w:val="Heading1"/>
        <w:rPr/>
      </w:pPr>
      <w:bookmarkStart w:id="24" w:name="_Toc822955336"/>
      <w:bookmarkStart w:id="25" w:name="_Toc1188395526"/>
      <w:bookmarkStart w:id="26" w:name="_Toc314851762"/>
      <w:bookmarkStart w:id="27" w:name="_Toc225525921"/>
      <w:r>
        <w:rPr/>
        <w:t>Methodologie</w:t>
      </w:r>
      <w:bookmarkEnd w:id="24"/>
      <w:bookmarkEnd w:id="25"/>
      <w:bookmarkEnd w:id="26"/>
      <w:bookmarkEnd w:id="27"/>
    </w:p>
    <w:p>
      <w:pPr>
        <w:pStyle w:val="Heading2"/>
        <w:rPr/>
      </w:pPr>
      <w:bookmarkStart w:id="28" w:name="_Toc864401605"/>
      <w:bookmarkStart w:id="29" w:name="_Toc949139732"/>
      <w:bookmarkStart w:id="30" w:name="_Toc121066882"/>
      <w:bookmarkStart w:id="31" w:name="_Toc225525922"/>
      <w:r>
        <w:rPr/>
        <w:t>Literatuurstudie aanpak</w:t>
      </w:r>
      <w:bookmarkEnd w:id="28"/>
      <w:bookmarkEnd w:id="29"/>
      <w:bookmarkEnd w:id="30"/>
      <w:bookmarkEnd w:id="31"/>
    </w:p>
    <w:p>
      <w:pPr>
        <w:pStyle w:val="Normal"/>
        <w:rPr/>
      </w:pPr>
      <w:r>
        <w:rPr/>
        <w:t xml:space="preserve">Aan de hand van de literatuurstudie verkrijgt het team meer inzicht over de concepten en werking van Datadog en Keycloak in verband met de cloud-infrastructuur. </w:t>
      </w:r>
      <w:r>
        <w:rPr>
          <w:rFonts w:eastAsia="Arial" w:cs="Arial"/>
        </w:rPr>
        <w:t>Hiervoor werden verschillende online bronnen, officiële documentatie en technische artikelen geraadpleegd.</w:t>
      </w:r>
      <w:r>
        <w:rPr/>
        <w:t xml:space="preserve"> Elk lid kiest enkele artikelen die helpen bij het antwoorden van de onderzoeksvraag over het automatisch schalen van cloud instanties in AWS. De verzamelde informatie wordt ook besproken in groep zodat het volledige team dezelfde kennis vergaart.</w:t>
      </w:r>
    </w:p>
    <w:p>
      <w:pPr>
        <w:pStyle w:val="Heading2"/>
        <w:rPr/>
      </w:pPr>
      <w:bookmarkStart w:id="32" w:name="_Toc2013871859"/>
      <w:bookmarkStart w:id="33" w:name="_Toc1710222769"/>
      <w:bookmarkStart w:id="34" w:name="_Toc210333901"/>
      <w:bookmarkStart w:id="35" w:name="_Toc225525923"/>
      <w:r>
        <w:rPr/>
        <w:t>Keuze van tools</w:t>
      </w:r>
      <w:bookmarkEnd w:id="32"/>
      <w:bookmarkEnd w:id="33"/>
      <w:bookmarkEnd w:id="34"/>
      <w:bookmarkEnd w:id="35"/>
    </w:p>
    <w:p>
      <w:pPr>
        <w:pStyle w:val="Normal"/>
        <w:rPr>
          <w:rFonts w:eastAsia="Arial" w:cs="Arial"/>
        </w:rPr>
      </w:pPr>
      <w:r>
        <w:rPr>
          <w:rFonts w:eastAsia="Arial" w:cs="Arial"/>
        </w:rPr>
        <w:t xml:space="preserve">Voor de uitvoering van het onderzoek worden verschillende </w:t>
      </w:r>
      <w:r>
        <w:rPr>
          <w:rFonts w:eastAsia="Arial" w:cs="Arial"/>
          <w:i/>
          <w:iCs/>
        </w:rPr>
        <w:t>softwaretools</w:t>
      </w:r>
      <w:r>
        <w:rPr>
          <w:rFonts w:eastAsia="Arial" w:cs="Arial"/>
        </w:rPr>
        <w:t xml:space="preserve"> geselecteerd. De keuze van deze tools gebeurde op basis van de beslissing van de lectoren. Voor dit onderzoek wordt gebruikgemaakt van Datadog, Teams, Jira en Confluence. </w:t>
      </w:r>
    </w:p>
    <w:p>
      <w:pPr>
        <w:pStyle w:val="Normal"/>
        <w:rPr/>
      </w:pPr>
      <w:r>
        <w:rPr>
          <w:rFonts w:eastAsia="Arial" w:cs="Arial"/>
        </w:rPr>
        <w:t>Datadog wordt gebruikt om monitoring en analyse uit te voeren op de cloud infrastructuur en om inzicht te krijgen in de prestaties van de systemen. Microsoft Teams dient als communicatieplatform voor overleg binnen het team. Jira wordt gebruikt voor het beheren en opvolgen van taken en tijdsbestedingen binnen het project, terwijl Confluence wordt ingezet voor het documenteren en delen van informatie en onderzoeksresultaten.</w:t>
      </w:r>
    </w:p>
    <w:p>
      <w:pPr>
        <w:pStyle w:val="Heading2"/>
        <w:rPr/>
      </w:pPr>
      <w:bookmarkStart w:id="36" w:name="_Toc537652768"/>
      <w:bookmarkStart w:id="37" w:name="_Toc891505153"/>
      <w:bookmarkStart w:id="38" w:name="_Toc1466031496"/>
      <w:bookmarkStart w:id="39" w:name="_Toc225525924"/>
      <w:r>
        <w:rPr/>
        <w:t>Experimentele opzet</w:t>
      </w:r>
      <w:bookmarkEnd w:id="36"/>
      <w:bookmarkEnd w:id="37"/>
      <w:bookmarkEnd w:id="38"/>
      <w:bookmarkEnd w:id="39"/>
    </w:p>
    <w:p>
      <w:pPr>
        <w:pStyle w:val="Normal"/>
        <w:rPr/>
      </w:pPr>
      <w:r>
        <w:rPr/>
        <w:t xml:space="preserve">Door middel van een praktische ontwikkeling van de PXLCensor app in AWS waarin gebruik gemaakt wordt van containerloze technologieën, een AI-model voor beeldverwerking, Vue.js voor de frontend en Node.js voor de backend, in combinatie met een RDS-databank. Voor authenticatie en beveiliging wordt Keycloak geïntegreerd. Binnen deze omgeving zullen verschillende </w:t>
      </w:r>
      <w:r>
        <w:rPr>
          <w:i/>
          <w:iCs/>
        </w:rPr>
        <w:t>autoscaling</w:t>
      </w:r>
      <w:r>
        <w:rPr/>
        <w:t>strategieën gecontroleerd getest en geanalyseerd kunnen worden.</w:t>
      </w:r>
    </w:p>
    <w:p>
      <w:pPr>
        <w:pStyle w:val="Normal"/>
        <w:rPr/>
      </w:pPr>
      <w:r>
        <w:rPr/>
      </w:r>
      <w:r>
        <w:br w:type="page"/>
      </w:r>
    </w:p>
    <w:p>
      <w:pPr>
        <w:pStyle w:val="Heading2"/>
        <w:rPr/>
      </w:pPr>
      <w:bookmarkStart w:id="40" w:name="_Toc224085258"/>
      <w:bookmarkStart w:id="41" w:name="_Toc2050400443"/>
      <w:bookmarkStart w:id="42" w:name="_Toc481555366"/>
      <w:bookmarkStart w:id="43" w:name="_Toc225525925"/>
      <w:r>
        <w:rPr/>
        <w:t>Meetstrategie</w:t>
      </w:r>
      <w:bookmarkEnd w:id="40"/>
      <w:bookmarkEnd w:id="41"/>
      <w:bookmarkEnd w:id="42"/>
      <w:bookmarkEnd w:id="43"/>
    </w:p>
    <w:p>
      <w:pPr>
        <w:pStyle w:val="Normal"/>
        <w:rPr>
          <w:rFonts w:eastAsia="Arial" w:cs="Arial"/>
        </w:rPr>
      </w:pPr>
      <w:r>
        <w:rPr/>
        <w:t>Om de verschillende</w:t>
      </w:r>
      <w:r>
        <w:rPr>
          <w:i/>
          <w:iCs/>
        </w:rPr>
        <w:t xml:space="preserve"> autoscaling</w:t>
      </w:r>
      <w:r>
        <w:rPr/>
        <w:t xml:space="preserve">strategieën te kunnen evalueren, zal er gebruik gemaakt worden van een aantal duidelijk </w:t>
      </w:r>
      <w:r>
        <w:rPr>
          <w:i/>
          <w:iCs/>
        </w:rPr>
        <w:t>metrics</w:t>
      </w:r>
      <w:r>
        <w:rPr/>
        <w:t>. H</w:t>
      </w:r>
      <w:r>
        <w:rPr>
          <w:rFonts w:eastAsia="Arial" w:cs="Arial"/>
        </w:rPr>
        <w:t xml:space="preserve">et CPU-gebruik, het geheugengebruik, de responstijd (in milliseconden) en de </w:t>
      </w:r>
      <w:r>
        <w:rPr>
          <w:rFonts w:eastAsia="Arial" w:cs="Arial"/>
          <w:i/>
          <w:iCs/>
        </w:rPr>
        <w:t xml:space="preserve">latency </w:t>
      </w:r>
      <w:r>
        <w:rPr>
          <w:rFonts w:eastAsia="Arial" w:cs="Arial"/>
        </w:rPr>
        <w:t xml:space="preserve">worden geregistreerd. Daarnaast wordt ook bijgehouden wanneer </w:t>
      </w:r>
      <w:r>
        <w:rPr>
          <w:rFonts w:eastAsia="Arial" w:cs="Arial"/>
          <w:i/>
          <w:iCs/>
        </w:rPr>
        <w:t>scaling events</w:t>
      </w:r>
      <w:r>
        <w:rPr>
          <w:rFonts w:eastAsia="Arial" w:cs="Arial"/>
        </w:rPr>
        <w:t xml:space="preserve"> plaatsvinden en hoe vaak deze optreden.</w:t>
      </w:r>
    </w:p>
    <w:p>
      <w:pPr>
        <w:pStyle w:val="Normal"/>
        <w:rPr>
          <w:rFonts w:eastAsia="Arial" w:cs="Arial"/>
        </w:rPr>
      </w:pPr>
      <w:r>
        <w:rPr>
          <w:rFonts w:eastAsia="Arial" w:cs="Arial"/>
        </w:rPr>
        <w:t xml:space="preserve">Deze gegevens worden in realtime verzameld met behulp van Datadog. Voor elk testscenario zijn </w:t>
      </w:r>
      <w:r>
        <w:rPr>
          <w:rFonts w:eastAsia="Arial" w:cs="Arial"/>
          <w:i/>
          <w:iCs/>
        </w:rPr>
        <w:t xml:space="preserve">dashboards </w:t>
      </w:r>
      <w:r>
        <w:rPr>
          <w:rFonts w:eastAsia="Arial" w:cs="Arial"/>
        </w:rPr>
        <w:t>opgesteld, zodat de resultaten overzichtelijk opgevolgd kunnen worden en zodat deze verder geanalyseerd kunnen worden</w:t>
      </w:r>
    </w:p>
    <w:p>
      <w:pPr>
        <w:pStyle w:val="Normal"/>
        <w:rPr>
          <w:rFonts w:eastAsia="Arial" w:cs="Arial"/>
        </w:rPr>
      </w:pPr>
      <w:r>
        <w:rPr>
          <w:rFonts w:eastAsia="Arial" w:cs="Arial"/>
        </w:rPr>
        <w:t xml:space="preserve">Om de verschillende </w:t>
      </w:r>
      <w:r>
        <w:rPr>
          <w:rFonts w:eastAsia="Arial" w:cs="Arial"/>
          <w:i/>
          <w:iCs/>
        </w:rPr>
        <w:t>autoscaling</w:t>
      </w:r>
      <w:r>
        <w:rPr>
          <w:rFonts w:eastAsia="Arial" w:cs="Arial"/>
        </w:rPr>
        <w:t>strategieën met elkaar te vergelijken, zal specifiek gekeken worden naar drie aspecten. Eerst wordt de stabiliteit beoordeeld door te analyseren hoe sterk de responstijden variëren. Vervolgens zal de efficiëntie geëvalueerd worden op basis van het resourcegebruik. Tot slot wordt onderzocht hoe snel het systeem reageert op veranderingen in de belasting.</w:t>
      </w:r>
    </w:p>
    <w:p>
      <w:pPr>
        <w:pStyle w:val="Heading2"/>
        <w:rPr/>
      </w:pPr>
      <w:bookmarkStart w:id="44" w:name="_Toc1320882285"/>
      <w:bookmarkStart w:id="45" w:name="_Toc703958013"/>
      <w:bookmarkStart w:id="46" w:name="_Toc744778471"/>
      <w:bookmarkStart w:id="47" w:name="_Toc225525926"/>
      <w:r>
        <w:rPr/>
        <w:t>Validatiemethode</w:t>
      </w:r>
      <w:bookmarkEnd w:id="44"/>
      <w:bookmarkEnd w:id="45"/>
      <w:bookmarkEnd w:id="46"/>
      <w:bookmarkEnd w:id="47"/>
    </w:p>
    <w:p>
      <w:pPr>
        <w:pStyle w:val="Normal"/>
        <w:rPr/>
      </w:pPr>
      <w:r>
        <w:rPr/>
        <w:t>Om ervoor te zorgen dat de resultaten betrouwbaar zijn, zal er gebruikt gemaakt worden van een gestructureerde validatiestrategie. Elke test zal minstens 3 keer uitgevoerd worden zodat de gemiddelde waarden berekend kunnen worden.</w:t>
      </w:r>
    </w:p>
    <w:p>
      <w:pPr>
        <w:pStyle w:val="Normal"/>
        <w:rPr/>
      </w:pPr>
      <w:r>
        <w:rPr/>
        <w:t xml:space="preserve">Tijdens de experimenten zal telkens dezelfde infrastructuurconfiguratie en data gebruikt worden. Op deze manier kan worden gegarandeerd dat verschillen in de resultaten alleen te wijten zijn aan de toegepaste </w:t>
      </w:r>
      <w:r>
        <w:rPr>
          <w:i/>
          <w:iCs/>
        </w:rPr>
        <w:t>autoscaling</w:t>
      </w:r>
      <w:r>
        <w:rPr/>
        <w:t>strategie.</w:t>
      </w:r>
    </w:p>
    <w:p>
      <w:pPr>
        <w:pStyle w:val="Normal"/>
        <w:rPr>
          <w:rFonts w:eastAsia="Arial" w:cs="Arial"/>
        </w:rPr>
      </w:pPr>
      <w:r>
        <w:rPr>
          <w:rFonts w:eastAsia="Arial" w:cs="Arial"/>
        </w:rPr>
        <w:t xml:space="preserve">De resultaten worden als goed beschouwd wanneer ze consistent zijn over meerdere uitvoeringen. Daarnaast wordt verwacht dat het gebruik van </w:t>
      </w:r>
      <w:r>
        <w:rPr>
          <w:rFonts w:eastAsia="Arial" w:cs="Arial"/>
          <w:i/>
          <w:iCs/>
        </w:rPr>
        <w:t xml:space="preserve">custom metrics </w:t>
      </w:r>
      <w:r>
        <w:rPr>
          <w:rFonts w:eastAsia="Arial" w:cs="Arial"/>
        </w:rPr>
        <w:t>leidt tot een meetbare verbetering in prestaties. Tot slot wordt gecontroleerd op de aanwezigheid van extreme uitschieters zonder verklaarbare oorzaak.</w:t>
      </w:r>
    </w:p>
    <w:p>
      <w:pPr>
        <w:pStyle w:val="Heading2"/>
        <w:rPr/>
      </w:pPr>
      <w:bookmarkStart w:id="48" w:name="_Toc1065201136"/>
      <w:r>
        <w:rPr/>
        <w:t>Onderzoeksmethode</w:t>
      </w:r>
      <w:bookmarkEnd w:id="48"/>
    </w:p>
    <w:p>
      <w:pPr>
        <w:pStyle w:val="Normal"/>
        <w:ind w:left="142" w:hanging="0"/>
        <w:rPr>
          <w:color w:val="auto"/>
        </w:rPr>
      </w:pPr>
      <w:r>
        <w:rPr>
          <w:color w:val="auto"/>
        </w:rPr>
        <w:t>De gebruikte bronnen en resultaten worden gevalideerd op basis van het CRAAP-principe. Dit betekent dat alle gebruikte bevindingen kritisch worden geëvalueerd. Hierbij wordt rekening gehouden met verschillende criteria, zoals de actualiteit van de bron en de relevantie voor dit onderzoek. Daarnaast wordt ook gekeken naar de nauwkeurigheid van de informatie, het doel van het artikel en de autoriteit van de auteur of organisatie die de bron heeft gepubliceerd.</w:t>
      </w:r>
    </w:p>
    <w:p>
      <w:pPr>
        <w:pStyle w:val="Normal"/>
        <w:rPr/>
      </w:pPr>
      <w:r>
        <w:rPr/>
      </w:r>
      <w:r>
        <w:br w:type="page"/>
      </w:r>
    </w:p>
    <w:p>
      <w:pPr>
        <w:pStyle w:val="Heading1"/>
        <w:rPr/>
      </w:pPr>
      <w:bookmarkStart w:id="49" w:name="_Toc1376784358"/>
      <w:bookmarkStart w:id="50" w:name="_Toc235131179"/>
      <w:bookmarkStart w:id="51" w:name="_Toc1982405892"/>
      <w:r>
        <w:rPr/>
        <w:t>Literatuurstudie</w:t>
      </w:r>
      <w:bookmarkEnd w:id="49"/>
      <w:bookmarkEnd w:id="50"/>
      <w:bookmarkEnd w:id="51"/>
    </w:p>
    <w:p>
      <w:pPr>
        <w:pStyle w:val="Heading2"/>
        <w:rPr/>
      </w:pPr>
      <w:bookmarkStart w:id="52" w:name="_Toc1488082853"/>
      <w:bookmarkStart w:id="53" w:name="_Toc1630306811"/>
      <w:bookmarkStart w:id="54" w:name="_Toc225525928"/>
      <w:r>
        <w:rPr/>
        <w:t>Datadog</w:t>
      </w:r>
      <w:bookmarkEnd w:id="52"/>
      <w:bookmarkEnd w:id="53"/>
      <w:bookmarkEnd w:id="54"/>
    </w:p>
    <w:p>
      <w:pPr>
        <w:pStyle w:val="Heading3"/>
        <w:rPr/>
      </w:pPr>
      <w:bookmarkStart w:id="55" w:name="_Toc1379333351"/>
      <w:bookmarkStart w:id="56" w:name="_Toc1250538229"/>
      <w:bookmarkStart w:id="57" w:name="_Toc1639250011"/>
      <w:bookmarkStart w:id="58" w:name="_Toc225525929"/>
      <w:r>
        <w:rPr/>
        <w:t>Wat is Datadog</w:t>
      </w:r>
      <w:bookmarkEnd w:id="55"/>
      <w:bookmarkEnd w:id="56"/>
      <w:bookmarkEnd w:id="57"/>
      <w:bookmarkEnd w:id="58"/>
    </w:p>
    <w:p>
      <w:pPr>
        <w:pStyle w:val="Normal"/>
        <w:rPr/>
      </w:pPr>
      <w:r>
        <w:rPr/>
        <w:t xml:space="preserve">Datadog is een applicatie die het mogelijk maakt om IT-infrastructuur te analyseren en te controleren. Het platform verzamelt, zoekt en visualiseert gegevens van servers, cloud-instanties, databanken en andere services. Gebruikers kunnen notificaties instellen, zodat automatisch waarschuwingen verschijnen bij afwijkingen of storingen. Dankzij de </w:t>
      </w:r>
      <w:r>
        <w:rPr>
          <w:i/>
          <w:iCs/>
        </w:rPr>
        <w:t>dashboards</w:t>
      </w:r>
      <w:r>
        <w:rPr/>
        <w:t xml:space="preserve"> die Datadog biedt, kunnen gegevens snel overzichtelijk worden weergegeven. Daarnaast ondersteunt Datadog ook de integratie van een uitgebreide set aan populaire </w:t>
      </w:r>
      <w:r>
        <w:rPr>
          <w:i/>
          <w:iCs/>
        </w:rPr>
        <w:t>services</w:t>
      </w:r>
      <w:r>
        <w:rPr/>
        <w:t xml:space="preserve">, zoals in het geval van dit project bijvoorbeeld AWS, waardoor het mogelijk is om de cloud-infrastructuur tijdens het project te analyseren. Bovendien is er een uitgebreid logsysteem dat </w:t>
      </w:r>
      <w:r>
        <w:rPr>
          <w:i w:val="false"/>
          <w:iCs w:val="false"/>
        </w:rPr>
        <w:t xml:space="preserve">logs </w:t>
      </w:r>
      <w:r>
        <w:rPr/>
        <w:t xml:space="preserve">opslaat en analyseert zodat de prestaties van de </w:t>
      </w:r>
      <w:r>
        <w:rPr>
          <w:i/>
          <w:iCs/>
        </w:rPr>
        <w:t xml:space="preserve">services </w:t>
      </w:r>
      <w:r>
        <w:rPr/>
        <w:t>altijd te raadplegen zijn. [2]</w:t>
      </w:r>
    </w:p>
    <w:p>
      <w:pPr>
        <w:pStyle w:val="Heading3"/>
        <w:rPr/>
      </w:pPr>
      <w:bookmarkStart w:id="59" w:name="_Toc2047267356"/>
      <w:r>
        <w:rPr/>
        <w:t>Link tussen Datadog en het project</w:t>
      </w:r>
      <w:bookmarkEnd w:id="59"/>
    </w:p>
    <w:p>
      <w:pPr>
        <w:pStyle w:val="Normal"/>
        <w:rPr/>
      </w:pPr>
      <w:r>
        <w:rPr/>
        <w:t xml:space="preserve">Binnen dit project speelt Datadog een belangrijke rol bij het analyseren van de cloud-infrastructuur. Deze applicatie maakt het mogelijk om gecentraliseerd de prestaties zoals bijvoorbeeld CPU- en RAM-gebruik van de verschillende </w:t>
      </w:r>
      <w:r>
        <w:rPr>
          <w:i/>
          <w:iCs/>
        </w:rPr>
        <w:t xml:space="preserve">services </w:t>
      </w:r>
      <w:r>
        <w:rPr/>
        <w:t>overzichtelijk op te volgen. Daarnaast helpen de instelbare notificaties om het team te waarschuwen als er storingen gedetecteerd worden. Op deze manier heeft elk lid volledige transparantie over de infrastructuur en de gebeurtenissen.</w:t>
      </w:r>
    </w:p>
    <w:p>
      <w:pPr>
        <w:pStyle w:val="Heading3"/>
        <w:rPr/>
      </w:pPr>
      <w:bookmarkStart w:id="60" w:name="_Toc774675008"/>
      <w:bookmarkStart w:id="61" w:name="_Toc956476276"/>
      <w:bookmarkStart w:id="62" w:name="_Toc544730344"/>
      <w:bookmarkStart w:id="63" w:name="_Toc225525930"/>
      <w:r>
        <w:rPr/>
        <w:t>Hoe werkt datadog</w:t>
      </w:r>
      <w:bookmarkEnd w:id="60"/>
      <w:bookmarkEnd w:id="61"/>
      <w:bookmarkEnd w:id="62"/>
      <w:bookmarkEnd w:id="63"/>
    </w:p>
    <w:p>
      <w:pPr>
        <w:pStyle w:val="Normal"/>
        <w:spacing w:before="240" w:after="240"/>
        <w:rPr>
          <w:color w:val="00B050"/>
        </w:rPr>
      </w:pPr>
      <w:r>
        <w:rPr/>
        <w:t xml:space="preserve">Datadog maakt gebruik van een </w:t>
      </w:r>
      <w:r>
        <w:rPr>
          <w:i w:val="false"/>
          <w:iCs w:val="false"/>
        </w:rPr>
        <w:t xml:space="preserve">agent </w:t>
      </w:r>
      <w:r>
        <w:rPr/>
        <w:t xml:space="preserve">voor de verzameling van systeemmetrics, loggegevens en applicatietraces. </w:t>
      </w:r>
      <w:r>
        <w:rPr>
          <w:rFonts w:eastAsia="Arial" w:cs="Arial"/>
          <w:i/>
          <w:iCs/>
          <w:color w:val="auto"/>
        </w:rPr>
        <w:t xml:space="preserve">Metrics </w:t>
      </w:r>
      <w:r>
        <w:rPr>
          <w:rFonts w:eastAsia="Arial" w:cs="Arial"/>
          <w:color w:val="auto"/>
        </w:rPr>
        <w:t xml:space="preserve">of meetwaarden geven weer hoe het systeem zich gedraagt. Op basis hiervan kunnen trends geanalyseerd worden en kunnen prestatieproblemen sneller worden opgespoord. Wanneer er specifieke fouten onderzocht moeten worden, kunnen </w:t>
      </w:r>
      <w:r>
        <w:rPr>
          <w:rFonts w:eastAsia="Arial" w:cs="Arial"/>
          <w:i w:val="false"/>
          <w:iCs w:val="false"/>
          <w:color w:val="auto"/>
        </w:rPr>
        <w:t xml:space="preserve">logs </w:t>
      </w:r>
      <w:r>
        <w:rPr>
          <w:rFonts w:eastAsia="Arial" w:cs="Arial"/>
          <w:color w:val="auto"/>
        </w:rPr>
        <w:t xml:space="preserve">handig zijn. </w:t>
      </w:r>
      <w:r>
        <w:rPr>
          <w:rFonts w:eastAsia="Arial" w:cs="Arial"/>
          <w:i w:val="false"/>
          <w:iCs w:val="false"/>
          <w:color w:val="auto"/>
        </w:rPr>
        <w:t xml:space="preserve">Logs </w:t>
      </w:r>
      <w:r>
        <w:rPr>
          <w:rFonts w:eastAsia="Arial" w:cs="Arial"/>
          <w:color w:val="auto"/>
        </w:rPr>
        <w:t xml:space="preserve">bevatten gedetailleerde informatie over gebeurtenissen binnen een systeem, zoals beschrijvingen van processen, tijdsaanduidingen en foutmeldingen. </w:t>
      </w:r>
      <w:r>
        <w:rPr>
          <w:rFonts w:eastAsia="Arial" w:cs="Arial"/>
          <w:i/>
          <w:iCs/>
          <w:color w:val="auto"/>
        </w:rPr>
        <w:t xml:space="preserve">Traces </w:t>
      </w:r>
      <w:r>
        <w:rPr>
          <w:rFonts w:eastAsia="Arial" w:cs="Arial"/>
          <w:color w:val="auto"/>
        </w:rPr>
        <w:t xml:space="preserve">volgen het volledige pad dat een proces of aanvraag door een systeem aflegt. Op deze manier kan gemeten worden hoeveel tijd elke stap in het proces inneemt. Dit maakt het mogelijk om </w:t>
      </w:r>
      <w:r>
        <w:rPr>
          <w:rFonts w:eastAsia="Arial" w:cs="Arial"/>
          <w:i w:val="false"/>
          <w:iCs w:val="false"/>
          <w:color w:val="auto"/>
        </w:rPr>
        <w:t xml:space="preserve">bottlenecks </w:t>
      </w:r>
      <w:r>
        <w:rPr>
          <w:rFonts w:eastAsia="Arial" w:cs="Arial"/>
          <w:color w:val="auto"/>
        </w:rPr>
        <w:t>en prestatieproblemen binnen applicaties te identificeren en te optimaliseren. [3]</w:t>
      </w:r>
    </w:p>
    <w:p>
      <w:pPr>
        <w:pStyle w:val="Normal"/>
        <w:rPr/>
      </w:pPr>
      <w:r>
        <w:rPr/>
      </w:r>
      <w:r>
        <w:br w:type="page"/>
      </w:r>
    </w:p>
    <w:p>
      <w:pPr>
        <w:pStyle w:val="Normal"/>
        <w:spacing w:before="240" w:after="240"/>
        <w:rPr>
          <w:rFonts w:eastAsia="Arial" w:cs="Arial"/>
          <w:color w:val="auto"/>
        </w:rPr>
      </w:pPr>
      <w:r>
        <w:rPr/>
        <w:t xml:space="preserve">De Datadog </w:t>
      </w:r>
      <w:r>
        <w:rPr>
          <w:i w:val="false"/>
          <w:iCs w:val="false"/>
        </w:rPr>
        <w:t xml:space="preserve">agent </w:t>
      </w:r>
      <w:r>
        <w:rPr/>
        <w:t xml:space="preserve">wordt geïnstalleerd op de servers en deze stuurt verschillende gegevens door naar de Datadog-cloudomgeving. Daar worden ze verwerkt en geanalyseerd. De resulterende datarepresentatie gebeurt via </w:t>
      </w:r>
      <w:r>
        <w:rPr>
          <w:i/>
          <w:iCs/>
        </w:rPr>
        <w:t xml:space="preserve">dashboards </w:t>
      </w:r>
      <w:r>
        <w:rPr/>
        <w:t>met grafische visualisaties en statistische overzichten, wat leidt tot een verbeterd inzicht in systeemprestaties. Daarnaast is er ook een alertingsmechanisme op basis van vooraf gedefinieerde drempelwaarden, die helpt bij het bijdragen aan probleemdetectie en kostenanalyse. [1]</w:t>
      </w:r>
    </w:p>
    <w:p>
      <w:pPr>
        <w:pStyle w:val="Heading3"/>
        <w:rPr/>
      </w:pPr>
      <w:bookmarkStart w:id="64" w:name="_Toc1897430518"/>
      <w:r>
        <w:rPr/>
        <w:t>Functionaliteiten binnen Datadog</w:t>
      </w:r>
      <w:bookmarkEnd w:id="64"/>
    </w:p>
    <w:p>
      <w:pPr>
        <w:pStyle w:val="Heading4"/>
        <w:rPr/>
      </w:pPr>
      <w:bookmarkStart w:id="65" w:name="_Toc59666634"/>
      <w:r>
        <w:rPr/>
        <w:t>Dashboards en visualisatie</w:t>
      </w:r>
      <w:bookmarkEnd w:id="65"/>
    </w:p>
    <w:p>
      <w:pPr>
        <w:pStyle w:val="Normal"/>
        <w:rPr>
          <w:color w:val="auto"/>
        </w:rPr>
      </w:pPr>
      <w:r>
        <w:rPr>
          <w:color w:val="auto"/>
        </w:rPr>
        <w:t xml:space="preserve">Een belangrijke factor van Datadog is de visualisatie van gegevens via </w:t>
      </w:r>
      <w:r>
        <w:rPr>
          <w:i/>
          <w:iCs/>
          <w:color w:val="auto"/>
        </w:rPr>
        <w:t>dashboards</w:t>
      </w:r>
      <w:r>
        <w:rPr>
          <w:color w:val="auto"/>
        </w:rPr>
        <w:t xml:space="preserve">. Deze aanpasbare </w:t>
      </w:r>
      <w:r>
        <w:rPr>
          <w:i/>
          <w:iCs/>
          <w:color w:val="auto"/>
        </w:rPr>
        <w:t xml:space="preserve">interfaces </w:t>
      </w:r>
      <w:r>
        <w:rPr>
          <w:color w:val="auto"/>
        </w:rPr>
        <w:t xml:space="preserve">zorgen voor een overzichtelijk beeld van de </w:t>
      </w:r>
      <w:r>
        <w:rPr>
          <w:i/>
          <w:iCs/>
          <w:color w:val="auto"/>
        </w:rPr>
        <w:t xml:space="preserve">realtime </w:t>
      </w:r>
      <w:r>
        <w:rPr>
          <w:color w:val="auto"/>
        </w:rPr>
        <w:t>gegevens uit projecten. Er is een grote keuze tussen verschillende elementen zoals tabellen, KPI’s, de algemene systeemstatus, ... . Op deze manier vallen buitengewone verschijnselen snel op. [6]</w:t>
      </w:r>
    </w:p>
    <w:p>
      <w:pPr>
        <w:pStyle w:val="Heading4"/>
        <w:rPr/>
      </w:pPr>
      <w:bookmarkStart w:id="66" w:name="_Toc80458965"/>
      <w:r>
        <w:rPr/>
        <w:t>Waarschuwingen en notificaties</w:t>
      </w:r>
      <w:bookmarkEnd w:id="66"/>
    </w:p>
    <w:p>
      <w:pPr>
        <w:pStyle w:val="Normal"/>
        <w:rPr>
          <w:color w:val="auto"/>
        </w:rPr>
      </w:pPr>
      <w:r>
        <w:rPr>
          <w:color w:val="auto"/>
        </w:rPr>
        <w:t xml:space="preserve">Er zijn verschillende soorten notificaties in Datadog. Eén daarvan zijn </w:t>
      </w:r>
      <w:r>
        <w:rPr>
          <w:i/>
          <w:iCs/>
          <w:color w:val="auto"/>
        </w:rPr>
        <w:t>log monitors</w:t>
      </w:r>
      <w:r>
        <w:rPr>
          <w:color w:val="auto"/>
        </w:rPr>
        <w:t xml:space="preserve">, dit is een automatisch waarschuwingssysteem dat data scant en meldingen genereert als bepaalde drempelwaarden zijn overschreden of patronen worden gedetecteerd. </w:t>
      </w:r>
      <w:r>
        <w:rPr>
          <w:rFonts w:eastAsia="Arial" w:cs="Arial"/>
          <w:color w:val="auto"/>
        </w:rPr>
        <w:t>Wanneer een bepaalde voorwaarde wordt bereikt, bijvoorbeeld wanneer een foutmelding meerdere keren voorkomt binnen een korte periode, kan automatisch een notificatie worden verstuurd naar beheerders via bijvoorbeeld e-mail, Slack of andere notificatiekanalen.</w:t>
      </w:r>
      <w:r>
        <w:rPr>
          <w:color w:val="auto"/>
        </w:rPr>
        <w:t xml:space="preserve"> [6]</w:t>
      </w:r>
    </w:p>
    <w:p>
      <w:pPr>
        <w:pStyle w:val="Normal"/>
        <w:rPr>
          <w:color w:val="auto"/>
        </w:rPr>
      </w:pPr>
      <w:r>
        <w:rPr>
          <w:color w:val="auto"/>
        </w:rPr>
        <w:t xml:space="preserve">Daarnaast bestaan er ook </w:t>
      </w:r>
      <w:r>
        <w:rPr>
          <w:i/>
          <w:iCs/>
          <w:color w:val="auto"/>
        </w:rPr>
        <w:t>metric monitors, deze werken</w:t>
      </w:r>
      <w:r>
        <w:rPr>
          <w:rFonts w:eastAsia="Arial" w:cs="Arial"/>
          <w:color w:val="auto"/>
        </w:rPr>
        <w:t xml:space="preserve"> op een gelijkaardige manier maar analyseren numerieke meetwaarden in plaats van tekstgebaseerde </w:t>
      </w:r>
      <w:r>
        <w:rPr>
          <w:rFonts w:eastAsia="Arial" w:cs="Arial"/>
          <w:i w:val="false"/>
          <w:iCs w:val="false"/>
          <w:color w:val="auto"/>
        </w:rPr>
        <w:t>logs</w:t>
      </w:r>
      <w:r>
        <w:rPr>
          <w:rFonts w:eastAsia="Arial" w:cs="Arial"/>
          <w:color w:val="auto"/>
        </w:rPr>
        <w:t xml:space="preserve">. Deze </w:t>
      </w:r>
      <w:r>
        <w:rPr>
          <w:rFonts w:eastAsia="Arial" w:cs="Arial"/>
          <w:i/>
          <w:iCs/>
          <w:color w:val="auto"/>
        </w:rPr>
        <w:t xml:space="preserve">metrics </w:t>
      </w:r>
      <w:r>
        <w:rPr>
          <w:rFonts w:eastAsia="Arial" w:cs="Arial"/>
          <w:color w:val="auto"/>
        </w:rPr>
        <w:t xml:space="preserve">geven informatie over de prestaties van een systeem, zoals CPU-gebruik, geheugenverbruik of netwerkverkeer. Wanneer een bepaalde </w:t>
      </w:r>
      <w:r>
        <w:rPr>
          <w:rFonts w:eastAsia="Arial" w:cs="Arial"/>
          <w:i/>
          <w:iCs/>
          <w:color w:val="auto"/>
        </w:rPr>
        <w:t xml:space="preserve">metric </w:t>
      </w:r>
      <w:r>
        <w:rPr>
          <w:rFonts w:eastAsia="Arial" w:cs="Arial"/>
          <w:color w:val="auto"/>
        </w:rPr>
        <w:t xml:space="preserve">een vooraf ingestelde drempelwaarde overschrijdt, kan Datadog automatisch een waarschuwing genereren. Hierdoor kunnen prestatieproblemen of overbelasting van systemen snel worden opgespoord. </w:t>
      </w:r>
      <w:r>
        <w:rPr>
          <w:color w:val="auto"/>
        </w:rPr>
        <w:t>[6]</w:t>
      </w:r>
    </w:p>
    <w:p>
      <w:pPr>
        <w:pStyle w:val="Heading4"/>
        <w:rPr/>
      </w:pPr>
      <w:bookmarkStart w:id="67" w:name="_Toc239063105"/>
      <w:r>
        <w:rPr/>
        <w:t>Detectiemethoden</w:t>
      </w:r>
      <w:bookmarkEnd w:id="67"/>
    </w:p>
    <w:p>
      <w:pPr>
        <w:pStyle w:val="Normal"/>
        <w:rPr>
          <w:color w:val="auto"/>
        </w:rPr>
      </w:pPr>
      <w:r>
        <w:rPr>
          <w:color w:val="auto"/>
        </w:rPr>
        <w:t xml:space="preserve">Nadat de drempelwaarden zijn ingesteld gebruikt Datadog verschillende detectiemethoden tijdens het analyseren. Binnen de </w:t>
      </w:r>
      <w:r>
        <w:rPr>
          <w:i/>
          <w:iCs/>
          <w:color w:val="auto"/>
        </w:rPr>
        <w:t>metric monitors</w:t>
      </w:r>
      <w:r>
        <w:rPr>
          <w:color w:val="auto"/>
        </w:rPr>
        <w:t xml:space="preserve"> biedt Datadog 5 manieren aan:</w:t>
      </w:r>
    </w:p>
    <w:p>
      <w:pPr>
        <w:pStyle w:val="ListParagraph"/>
        <w:numPr>
          <w:ilvl w:val="0"/>
          <w:numId w:val="14"/>
        </w:numPr>
        <w:rPr>
          <w:color w:val="auto"/>
        </w:rPr>
      </w:pPr>
      <w:r>
        <w:rPr>
          <w:i/>
          <w:iCs/>
          <w:color w:val="auto"/>
        </w:rPr>
        <w:t>Treshold</w:t>
      </w:r>
      <w:r>
        <w:rPr>
          <w:color w:val="auto"/>
        </w:rPr>
        <w:t>: dit is het klassiek controleren of de drempelwaarde wordt overschreden.</w:t>
      </w:r>
    </w:p>
    <w:p>
      <w:pPr>
        <w:pStyle w:val="ListParagraph"/>
        <w:numPr>
          <w:ilvl w:val="0"/>
          <w:numId w:val="14"/>
        </w:numPr>
        <w:rPr>
          <w:color w:val="auto"/>
        </w:rPr>
      </w:pPr>
      <w:r>
        <w:rPr>
          <w:i/>
          <w:iCs/>
          <w:color w:val="auto"/>
        </w:rPr>
        <w:t>Change</w:t>
      </w:r>
      <w:r>
        <w:rPr>
          <w:color w:val="auto"/>
        </w:rPr>
        <w:t>: Datadog berekent het verschil tussen nu en N minuten geleden. Wanneer het verschil tussen deze waarden groter is dan een ingestelde drempel, wordt een waarschuwing gegenereerd.</w:t>
      </w:r>
    </w:p>
    <w:p>
      <w:pPr>
        <w:pStyle w:val="ListParagraph"/>
        <w:numPr>
          <w:ilvl w:val="0"/>
          <w:numId w:val="14"/>
        </w:numPr>
        <w:rPr>
          <w:color w:val="auto"/>
        </w:rPr>
      </w:pPr>
      <w:r>
        <w:rPr>
          <w:i/>
          <w:iCs/>
          <w:color w:val="auto"/>
        </w:rPr>
        <w:t>Anomaly</w:t>
      </w:r>
      <w:r>
        <w:rPr>
          <w:color w:val="auto"/>
        </w:rPr>
        <w:t>: Datadog analyseert historische gegevens om een normaal gedragspatroon te bepalen. Wanneer een meetwaarde kenmerkend afwijkt van dit verwachte patroon, wordt dit als een anomalie beschouwd.</w:t>
      </w:r>
      <w:r>
        <w:br w:type="page"/>
      </w:r>
    </w:p>
    <w:p>
      <w:pPr>
        <w:pStyle w:val="ListParagraph"/>
        <w:numPr>
          <w:ilvl w:val="0"/>
          <w:numId w:val="14"/>
        </w:numPr>
        <w:rPr>
          <w:color w:val="auto"/>
        </w:rPr>
      </w:pPr>
      <w:r>
        <w:rPr>
          <w:i/>
          <w:iCs/>
          <w:color w:val="auto"/>
        </w:rPr>
        <w:t>Outliers</w:t>
      </w:r>
      <w:r>
        <w:rPr>
          <w:color w:val="auto"/>
        </w:rPr>
        <w:t xml:space="preserve">: hierbij worden meerdere systemen of </w:t>
      </w:r>
      <w:r>
        <w:rPr>
          <w:i/>
          <w:iCs/>
          <w:color w:val="auto"/>
        </w:rPr>
        <w:t xml:space="preserve">services </w:t>
      </w:r>
      <w:r>
        <w:rPr>
          <w:color w:val="auto"/>
        </w:rPr>
        <w:t xml:space="preserve">met elkaar vergeleken en detecteert instanties die zich afwijkend gedragen ten opzichte van de rest. Bijvoorbeeld wanneer één server binnen een </w:t>
      </w:r>
      <w:r>
        <w:rPr>
          <w:i/>
          <w:iCs/>
          <w:color w:val="auto"/>
        </w:rPr>
        <w:t xml:space="preserve">cluster </w:t>
      </w:r>
      <w:r>
        <w:rPr>
          <w:color w:val="auto"/>
        </w:rPr>
        <w:t>een veel hoger CPU-gebruik vertoont dan de andere servers.</w:t>
      </w:r>
    </w:p>
    <w:p>
      <w:pPr>
        <w:pStyle w:val="ListParagraph"/>
        <w:numPr>
          <w:ilvl w:val="0"/>
          <w:numId w:val="14"/>
        </w:numPr>
        <w:rPr>
          <w:color w:val="auto"/>
        </w:rPr>
      </w:pPr>
      <w:r>
        <w:rPr>
          <w:i/>
          <w:iCs/>
          <w:color w:val="auto"/>
        </w:rPr>
        <w:t>Forecast</w:t>
      </w:r>
      <w:r>
        <w:rPr>
          <w:color w:val="auto"/>
        </w:rPr>
        <w:t xml:space="preserve">: deze methode maakt gebruik van historische data om toekomstige trends te voorspellen. Wanneer het systeem verwacht dat een bepaalde meetwaarde in de nabije toekomst een kritieke drempel zal overschrijden, wordt een melding verstuurd. [7] </w:t>
      </w:r>
    </w:p>
    <w:p>
      <w:pPr>
        <w:pStyle w:val="Heading2"/>
        <w:rPr/>
      </w:pPr>
      <w:bookmarkStart w:id="68" w:name="_Toc429355339"/>
      <w:r>
        <w:rPr/>
        <w:t>Automatisch schalen</w:t>
      </w:r>
      <w:bookmarkEnd w:id="68"/>
    </w:p>
    <w:p>
      <w:pPr>
        <w:pStyle w:val="Heading3"/>
        <w:rPr/>
      </w:pPr>
      <w:bookmarkStart w:id="69" w:name="_Toc1690117648"/>
      <w:r>
        <w:rPr/>
        <w:t>Wat is automatisch schalen in de context van cloud-infrastructuur</w:t>
      </w:r>
      <w:bookmarkEnd w:id="69"/>
    </w:p>
    <w:p>
      <w:pPr>
        <w:pStyle w:val="Normal"/>
        <w:rPr>
          <w:rFonts w:eastAsia="Arial" w:cs="Arial"/>
          <w:color w:val="auto"/>
        </w:rPr>
      </w:pPr>
      <w:r>
        <w:rPr>
          <w:color w:val="auto"/>
        </w:rPr>
        <w:t xml:space="preserve">Automatisch schalen is een techniek die binnen cloud-infrastructuren waarbij systemen zich dynamisch aanpassen aan de belasting van een applicatie. Het zorgt er namelijk voor dat applicaties niet overbelast kunnen worden door extra middelen in te schakelen wanneer de vraag toeneemt, en deze later terug te verminderen wanneer de belasting afneemt. </w:t>
      </w:r>
      <w:r>
        <w:rPr>
          <w:rFonts w:eastAsia="Arial" w:cs="Arial"/>
          <w:color w:val="auto"/>
        </w:rPr>
        <w:t xml:space="preserve">Een typisch voorbeeld hiervan is het horizontaal schalen binnen een AWS-infrastructuur. Wanneer de workload op een applicatie toeneemt, worden automatisch extra instanties opgestart zodat de belasting verdeeld kan worden. Hierdoor blijven de prestaties van de applicatie stabiel. </w:t>
      </w:r>
      <w:r>
        <w:rPr>
          <w:rFonts w:eastAsia="Arial" w:cs="Arial"/>
          <w:i/>
          <w:iCs/>
          <w:color w:val="auto"/>
        </w:rPr>
        <w:t>Load balancers</w:t>
      </w:r>
      <w:r>
        <w:rPr>
          <w:rFonts w:eastAsia="Arial" w:cs="Arial"/>
          <w:color w:val="auto"/>
        </w:rPr>
        <w:t xml:space="preserve"> spelen hierbij een belangrijke rol, aangezien zij het verkeer verdelen over de beschikbare instanties. [4]</w:t>
      </w:r>
    </w:p>
    <w:p>
      <w:pPr>
        <w:pStyle w:val="Normal"/>
        <w:rPr>
          <w:rFonts w:eastAsia="Arial" w:cs="Arial"/>
          <w:color w:val="auto"/>
        </w:rPr>
      </w:pPr>
      <w:r>
        <w:rPr>
          <w:rFonts w:eastAsia="Arial" w:cs="Arial"/>
          <w:color w:val="auto"/>
        </w:rPr>
        <w:t xml:space="preserve">Er wordt onderscheid gemaakt tussen horizontaal en verticaal schalen. Horizontaal schalen verwijst naar het toevoegen of verwijderen van meerdere instanties. Verticaal schalen daarentegen houdt in dat de capaciteit van één enkele machine wordt vergroot, bijvoorbeeld door extra CPU’s of geheugen toe te voegen. Hoewel verticaal schalen een meer traditionele aanpak is, is deze minder flexibel en vaak duurder. Bovendien kan het niet altijd snel genoeg inspelen op plotselinge veranderingen in </w:t>
      </w:r>
      <w:r>
        <w:rPr>
          <w:rFonts w:eastAsia="Arial" w:cs="Arial"/>
          <w:i w:val="false"/>
          <w:iCs w:val="false"/>
          <w:color w:val="auto"/>
        </w:rPr>
        <w:t>workload</w:t>
      </w:r>
      <w:r>
        <w:rPr>
          <w:rFonts w:eastAsia="Arial" w:cs="Arial"/>
          <w:color w:val="auto"/>
        </w:rPr>
        <w:t>. Daarom wordt in moderne cloudomgevingen voornamelijk gebruikgemaakt van horizontaal schalen. Deze methode maakt het mogelijk om flexibel en efficiënt in te spelen op variaties in verkeer zonder onderbreking van de dienstverlening. [4]</w:t>
      </w:r>
    </w:p>
    <w:p>
      <w:pPr>
        <w:pStyle w:val="Normal"/>
        <w:spacing w:before="240" w:after="240"/>
        <w:rPr>
          <w:rFonts w:eastAsia="Arial" w:cs="Arial"/>
          <w:color w:val="auto"/>
        </w:rPr>
      </w:pPr>
      <w:r>
        <w:rPr>
          <w:rFonts w:eastAsia="Arial" w:cs="Arial"/>
          <w:color w:val="auto"/>
        </w:rPr>
        <w:t xml:space="preserve">De voorwaarden voor automatisch schalen worden bepaald door vooraf ingestelde drempelwaarden, gebaseerd op statistieken van de applicatie. Wanneer deze drempelwaarden overschreden worden, zal het systeem automatisch opschalen. Wanneer de belasting opnieuw daalt en onder de ingestelde waarden blijft, worden </w:t>
      </w:r>
      <w:r>
        <w:rPr>
          <w:rFonts w:eastAsia="Arial" w:cs="Arial"/>
          <w:i w:val="false"/>
          <w:iCs w:val="false"/>
          <w:color w:val="auto"/>
        </w:rPr>
        <w:t xml:space="preserve">resources </w:t>
      </w:r>
      <w:r>
        <w:rPr>
          <w:rFonts w:eastAsia="Arial" w:cs="Arial"/>
          <w:color w:val="auto"/>
        </w:rPr>
        <w:t>weer afgebouwd. Binnen dit project zal er gebruik gemaakt worden van ASG en Datadog om te zorgen dat de PXLCensor App automatisch geschaald wordt indien nodig. [4]</w:t>
      </w:r>
    </w:p>
    <w:p>
      <w:pPr>
        <w:pStyle w:val="Normal"/>
        <w:rPr/>
      </w:pPr>
      <w:r>
        <w:rPr/>
      </w:r>
      <w:r>
        <w:br w:type="page"/>
      </w:r>
    </w:p>
    <w:p>
      <w:pPr>
        <w:pStyle w:val="Heading3"/>
        <w:rPr/>
      </w:pPr>
      <w:bookmarkStart w:id="70" w:name="_Toc1328270111"/>
      <w:r>
        <w:rPr/>
        <w:t>Datadog binnen het automatisch schalen van AWS-instanties</w:t>
      </w:r>
      <w:bookmarkEnd w:id="70"/>
    </w:p>
    <w:p>
      <w:pPr>
        <w:pStyle w:val="Normal"/>
        <w:rPr>
          <w:rFonts w:eastAsia="Arial" w:cs="Arial"/>
          <w:color w:val="auto"/>
        </w:rPr>
      </w:pPr>
      <w:r>
        <w:rPr>
          <w:color w:val="auto"/>
        </w:rPr>
        <w:t xml:space="preserve">Vooraleer Datadog kan beginnen met het analyseren van een cloud-infrastructuur, moet deze eerst geïntegreerd worden. Een veelgebruikte integratiemethode is het koppelen van Datadog aan AWS met een IAM-rol. Hierdoor kan Datadog automatisch statistieken ophalen uit Cloudwatch, een </w:t>
      </w:r>
      <w:r>
        <w:rPr>
          <w:i/>
          <w:iCs/>
          <w:color w:val="auto"/>
        </w:rPr>
        <w:t>monitoring service</w:t>
      </w:r>
      <w:r>
        <w:rPr>
          <w:color w:val="auto"/>
        </w:rPr>
        <w:t xml:space="preserve"> binnen AWS. Daarnaast kan er ook een Datadog Agent geïnstalleerd worden. Deze </w:t>
      </w:r>
      <w:r>
        <w:rPr>
          <w:i w:val="false"/>
          <w:iCs w:val="false"/>
          <w:color w:val="auto"/>
        </w:rPr>
        <w:t xml:space="preserve">agent </w:t>
      </w:r>
      <w:r>
        <w:rPr>
          <w:color w:val="auto"/>
        </w:rPr>
        <w:t xml:space="preserve">verzamelt allerlei gegevens over de meetwaarden van de </w:t>
      </w:r>
      <w:r>
        <w:rPr>
          <w:i/>
          <w:iCs/>
          <w:color w:val="auto"/>
        </w:rPr>
        <w:t>services</w:t>
      </w:r>
      <w:r>
        <w:rPr>
          <w:color w:val="auto"/>
        </w:rPr>
        <w:t xml:space="preserve">. Deze gegevens worden vervolgens doorgestuurd naar het Datadog-platform waar ze visueel worden voorgesteld na een analyse. </w:t>
      </w:r>
      <w:r>
        <w:rPr>
          <w:rFonts w:eastAsia="Arial" w:cs="Arial"/>
          <w:color w:val="auto"/>
        </w:rPr>
        <w:t>Hierdoor krijgen beheerders een duidelijk overzicht van de prestaties van hun infrastructuur.</w:t>
      </w:r>
    </w:p>
    <w:p>
      <w:pPr>
        <w:pStyle w:val="Normal"/>
        <w:spacing w:before="240" w:after="240"/>
        <w:rPr>
          <w:rFonts w:eastAsia="Arial" w:cs="Arial"/>
          <w:color w:val="auto"/>
        </w:rPr>
      </w:pPr>
      <w:r>
        <w:rPr>
          <w:color w:val="auto"/>
        </w:rPr>
        <w:t xml:space="preserve">Voor de AWS-integratie via IAM stelt Datadog een CloudFormation-template ter beschikking die automatisch de IAM-rol, de benodigde rechten en optioneel een </w:t>
      </w:r>
      <w:r>
        <w:rPr>
          <w:i/>
          <w:iCs/>
          <w:color w:val="auto"/>
        </w:rPr>
        <w:t>log</w:t>
      </w:r>
      <w:r>
        <w:rPr>
          <w:color w:val="auto"/>
        </w:rPr>
        <w:t xml:space="preserve"> </w:t>
      </w:r>
      <w:r>
        <w:rPr>
          <w:i/>
          <w:iCs/>
          <w:color w:val="auto"/>
        </w:rPr>
        <w:t>forwarder.</w:t>
      </w:r>
      <w:r>
        <w:rPr>
          <w:color w:val="auto"/>
        </w:rPr>
        <w:t xml:space="preserve"> Om de integratie verder te automatiseren en beheerbaar te maken, maakt Datadog gebruik van de officiële Datadog Terraform-provider. </w:t>
      </w:r>
      <w:r>
        <w:rPr>
          <w:rFonts w:eastAsia="Arial" w:cs="Arial"/>
          <w:color w:val="auto"/>
        </w:rPr>
        <w:t>Hiermee kan de integratie met AWS als code worden beheerd en eenvoudig worden opgenomen in een CI/CD-workflow. [5]</w:t>
      </w:r>
    </w:p>
    <w:p>
      <w:pPr>
        <w:pStyle w:val="Heading3"/>
        <w:rPr/>
      </w:pPr>
      <w:bookmarkStart w:id="71" w:name="_Toc962447661"/>
      <w:r>
        <w:rPr/>
        <w:t>Zelf ingestelde meetwaarden vs. CPU-meetwaarden</w:t>
      </w:r>
      <w:bookmarkEnd w:id="71"/>
    </w:p>
    <w:p>
      <w:pPr>
        <w:pStyle w:val="Normal"/>
        <w:rPr>
          <w:rFonts w:eastAsia="Arial" w:cs="Arial"/>
          <w:color w:val="auto"/>
        </w:rPr>
      </w:pPr>
      <w:r>
        <w:rPr>
          <w:rFonts w:eastAsia="Arial" w:cs="Arial"/>
          <w:color w:val="auto"/>
        </w:rPr>
        <w:t xml:space="preserve">Om inzicht te krijgen in het gedrag van een applicatie zijn meetwaarden de oplossing. Uit onderzoek van Datadog blijkt dat 64% van de organisaties die Kubernetes gebruiken de Horizontal Pod Autoscaler inzet voor capaciteitsbeheer. Van die groep gebruikt maar liefst 80% enkel CPU- en geheugenmeetwaarden. [8] Dit zijn standaardmeetwaarden die Datadog automatisch verzamelt via ingebouwde integraties en die inbegrepen zijn in het abonnement zonder extra kosten. Toch zijn ze niet altijd voldoende. Daarom kunnen organisaties ook zelf aanvullende meetwaarden </w:t>
      </w:r>
      <w:r>
        <w:rPr>
          <w:rFonts w:eastAsia="Arial" w:cs="Arial"/>
          <w:i/>
          <w:iCs/>
          <w:color w:val="auto"/>
        </w:rPr>
        <w:t xml:space="preserve">(custom metrics) </w:t>
      </w:r>
      <w:r>
        <w:rPr>
          <w:rFonts w:eastAsia="Arial" w:cs="Arial"/>
          <w:color w:val="auto"/>
        </w:rPr>
        <w:t>instellen. Deze bieden meer flexibiliteit maar brengen ook extra kosten met zich mee. [9]</w:t>
      </w:r>
    </w:p>
    <w:p>
      <w:pPr>
        <w:pStyle w:val="Normal"/>
        <w:rPr>
          <w:rFonts w:eastAsia="Arial" w:cs="Arial"/>
          <w:color w:val="auto"/>
        </w:rPr>
      </w:pPr>
      <w:r>
        <w:rPr>
          <w:rFonts w:eastAsia="Arial" w:cs="Arial"/>
          <w:color w:val="auto"/>
        </w:rPr>
        <w:t xml:space="preserve">Zelf ingestelde meetwaarden worden vaak ingesteld vanuit de applicatiecode of via externe </w:t>
      </w:r>
      <w:r>
        <w:rPr>
          <w:rFonts w:eastAsia="Arial" w:cs="Arial"/>
          <w:i/>
          <w:iCs/>
          <w:color w:val="auto"/>
        </w:rPr>
        <w:t>tools</w:t>
      </w:r>
      <w:r>
        <w:rPr>
          <w:rFonts w:eastAsia="Arial" w:cs="Arial"/>
          <w:color w:val="auto"/>
        </w:rPr>
        <w:t xml:space="preserve">. Ze zijn handig voor het opvolgen van specifieke KPI’s die de CPU-meetwaarden niet analyseren, </w:t>
      </w:r>
      <w:r>
        <w:rPr>
          <w:rFonts w:eastAsia="Arial" w:cs="Arial"/>
        </w:rPr>
        <w:t>zoals het aantal bezoekers op een website, de gemiddelde duur van een gebruikerssessie, wachttijden van API-aanvragen of het aantal transacties dat succesvol wordt afgerond.</w:t>
      </w:r>
      <w:r>
        <w:rPr>
          <w:rFonts w:eastAsia="Arial" w:cs="Arial"/>
          <w:color w:val="auto"/>
        </w:rPr>
        <w:t xml:space="preserve"> [9] Meetwaarden zoals </w:t>
      </w:r>
      <w:r>
        <w:rPr>
          <w:rFonts w:eastAsia="Arial" w:cs="Arial"/>
          <w:i/>
          <w:iCs/>
          <w:color w:val="auto"/>
        </w:rPr>
        <w:t xml:space="preserve">Queue depth </w:t>
      </w:r>
      <w:r>
        <w:rPr>
          <w:rFonts w:eastAsia="Arial" w:cs="Arial"/>
          <w:color w:val="auto"/>
        </w:rPr>
        <w:t xml:space="preserve">of aanvraagsnelheid zijn leidinggevende indicatoren die de vraag afbeelden op het moment dat het binnenkomt, terwijl dat bij de standaard meetwaarden vaak trager geïdentificeerd wordt. Deze </w:t>
      </w:r>
      <w:r>
        <w:rPr>
          <w:rFonts w:eastAsia="Arial" w:cs="Arial"/>
          <w:i/>
          <w:iCs/>
          <w:color w:val="auto"/>
        </w:rPr>
        <w:t xml:space="preserve">custom metrics </w:t>
      </w:r>
      <w:r>
        <w:rPr>
          <w:rFonts w:eastAsia="Arial" w:cs="Arial"/>
          <w:color w:val="auto"/>
        </w:rPr>
        <w:t>kunnen er dus voor zorgen dat er sneller extra instanties worden opgestart als er automatisch geschaald moet worden.[8]</w:t>
      </w:r>
    </w:p>
    <w:p>
      <w:pPr>
        <w:pStyle w:val="Normal"/>
        <w:rPr>
          <w:rFonts w:eastAsia="Arial" w:cs="Arial"/>
        </w:rPr>
      </w:pPr>
      <w:r>
        <w:rPr>
          <w:rFonts w:eastAsia="Arial" w:cs="Arial"/>
        </w:rPr>
      </w:r>
    </w:p>
    <w:p>
      <w:pPr>
        <w:pStyle w:val="Normal"/>
        <w:rPr/>
      </w:pPr>
      <w:r>
        <w:rPr/>
      </w:r>
      <w:r>
        <w:br w:type="page"/>
      </w:r>
    </w:p>
    <w:p>
      <w:pPr>
        <w:pStyle w:val="Normal"/>
        <w:rPr>
          <w:rFonts w:eastAsia="Arial" w:cs="Arial"/>
        </w:rPr>
      </w:pPr>
      <w:r>
        <w:rPr>
          <w:rFonts w:eastAsia="Arial" w:cs="Arial"/>
        </w:rPr>
        <w:t xml:space="preserve">Een belangrijk nadeel van </w:t>
      </w:r>
      <w:r>
        <w:rPr>
          <w:rFonts w:eastAsia="Arial" w:cs="Arial"/>
          <w:i/>
          <w:iCs/>
        </w:rPr>
        <w:t xml:space="preserve">custom metrics </w:t>
      </w:r>
      <w:r>
        <w:rPr>
          <w:rFonts w:eastAsia="Arial" w:cs="Arial"/>
        </w:rPr>
        <w:t xml:space="preserve">is echter dat ze extra kosten met zich kunnen meebrengen. In tegenstelling tot standaardmeetwaarden worden deze vaak afgerekend op basis van gebruik. Datadog rekent bijvoorbeeld kosten per hoeveelheid geregistreerde </w:t>
      </w:r>
      <w:r>
        <w:rPr>
          <w:rFonts w:eastAsia="Arial" w:cs="Arial"/>
          <w:i/>
          <w:iCs/>
        </w:rPr>
        <w:t>custom metrics</w:t>
      </w:r>
      <w:r>
        <w:rPr>
          <w:rFonts w:eastAsia="Arial" w:cs="Arial"/>
        </w:rPr>
        <w:t xml:space="preserve">. </w:t>
      </w:r>
      <w:r>
        <w:rPr>
          <w:rFonts w:eastAsia="Arial" w:cs="Arial"/>
          <w:i/>
          <w:iCs/>
        </w:rPr>
        <w:t xml:space="preserve">Tags </w:t>
      </w:r>
      <w:r>
        <w:rPr>
          <w:rFonts w:eastAsia="Arial" w:cs="Arial"/>
        </w:rPr>
        <w:t xml:space="preserve">zijn labels die aan een meetwaarde worden toegevoegd om extra context te geven, zoals de regio waar een server draait of het type betaalmethode dat een gebruiker kiest. Ze maken het mogelijk om meetwaarden te filteren en te vergelijken, maar elke unieke combinatie van een meetwaarde en zijn tags wordt als een afzonderlijke meetwaarde beschouwd. Bovendien kan het aantal zelf ingestelde meetwaarden snel toenemen door het gebruik van </w:t>
      </w:r>
      <w:r>
        <w:rPr>
          <w:rFonts w:eastAsia="Arial" w:cs="Arial"/>
          <w:i/>
          <w:iCs/>
        </w:rPr>
        <w:t xml:space="preserve">tags </w:t>
      </w:r>
      <w:r>
        <w:rPr>
          <w:rFonts w:eastAsia="Arial" w:cs="Arial"/>
        </w:rPr>
        <w:t>met veel variaties, zoals gebruikers-ID’s of transactienummers. Elke unieke combinatie van een meetwaarde en zijn tags kan namelijk als een aparte meetwaarde worden beschouwd, waardoor de kosten aanzienlijk kunnen stijgen. Daarom is het belangrijk dat organisaties zorgvuldig bepalen welke meetwaarden daadwerkelijk waarde toevoegen. [9]</w:t>
      </w:r>
    </w:p>
    <w:p>
      <w:pPr>
        <w:pStyle w:val="Normal"/>
        <w:rPr/>
      </w:pPr>
      <w:r>
        <w:rPr/>
      </w:r>
      <w:r>
        <w:br w:type="page"/>
      </w:r>
    </w:p>
    <w:p>
      <w:pPr>
        <w:pStyle w:val="Heading2"/>
        <w:rPr/>
      </w:pPr>
      <w:bookmarkStart w:id="72" w:name="_Toc1249559278"/>
      <w:r>
        <w:rPr/>
        <w:t>Cloud Monitoring</w:t>
      </w:r>
      <w:bookmarkEnd w:id="72"/>
    </w:p>
    <w:p>
      <w:pPr>
        <w:pStyle w:val="Heading3"/>
        <w:rPr/>
      </w:pPr>
      <w:bookmarkStart w:id="73" w:name="_Toc1741482035"/>
      <w:r>
        <w:rPr/>
        <w:t>Hoe werkt cloud monitoring</w:t>
      </w:r>
      <w:bookmarkEnd w:id="73"/>
    </w:p>
    <w:p>
      <w:pPr>
        <w:pStyle w:val="Normal"/>
        <w:rPr/>
      </w:pPr>
      <w:r>
        <w:rPr/>
        <w:t xml:space="preserve">Om overzicht te kunnen houden van een grote </w:t>
      </w:r>
      <w:r>
        <w:rPr>
          <w:i/>
          <w:iCs/>
        </w:rPr>
        <w:t xml:space="preserve">multicloud </w:t>
      </w:r>
      <w:r>
        <w:rPr/>
        <w:t xml:space="preserve">infrastructuur is het onvermijdelijk om </w:t>
      </w:r>
      <w:r>
        <w:rPr>
          <w:i/>
          <w:iCs/>
        </w:rPr>
        <w:t>monitoring services</w:t>
      </w:r>
      <w:r>
        <w:rPr/>
        <w:t xml:space="preserve"> te gebruiken. Veel </w:t>
      </w:r>
      <w:r>
        <w:rPr>
          <w:i/>
          <w:iCs/>
        </w:rPr>
        <w:t>cloud providers</w:t>
      </w:r>
      <w:r>
        <w:rPr/>
        <w:t xml:space="preserve"> hebben daarom hun eigen </w:t>
      </w:r>
      <w:r>
        <w:rPr>
          <w:i/>
          <w:iCs/>
        </w:rPr>
        <w:t xml:space="preserve">services </w:t>
      </w:r>
      <w:r>
        <w:rPr/>
        <w:t>waarmee klanten hun cloud-infrastructuur kunnen beheren, zoals AWS, zij bieden Amazon CloudWatch en CloudWatch Logs aan. Een ander voorbeeld is Azure met hun Microsoft Azure Monitor. [10]</w:t>
      </w:r>
    </w:p>
    <w:p>
      <w:pPr>
        <w:pStyle w:val="Normal"/>
        <w:rPr/>
      </w:pPr>
      <w:r>
        <w:rPr>
          <w:rFonts w:eastAsia="Arial" w:cs="Arial"/>
        </w:rPr>
        <w:t xml:space="preserve">Daarnaast zijn er tegenwoordig nieuwe platformen, zoals Datadog, die </w:t>
      </w:r>
      <w:r>
        <w:rPr>
          <w:rFonts w:eastAsia="Arial" w:cs="Arial"/>
          <w:i w:val="false"/>
          <w:iCs w:val="false"/>
        </w:rPr>
        <w:t xml:space="preserve">logs </w:t>
      </w:r>
      <w:r>
        <w:rPr>
          <w:rFonts w:eastAsia="Arial" w:cs="Arial"/>
        </w:rPr>
        <w:t xml:space="preserve">en meetwaarden van meerdere </w:t>
      </w:r>
      <w:r>
        <w:rPr>
          <w:rFonts w:eastAsia="Arial" w:cs="Arial"/>
          <w:i/>
          <w:iCs/>
        </w:rPr>
        <w:t>cloud providers</w:t>
      </w:r>
      <w:r>
        <w:rPr>
          <w:rFonts w:eastAsia="Arial" w:cs="Arial"/>
        </w:rPr>
        <w:t xml:space="preserve"> centraal kunnen verzamelen en analyseren via trendanalyse, anomaliedetectie en </w:t>
      </w:r>
      <w:r>
        <w:rPr>
          <w:rFonts w:eastAsia="Arial" w:cs="Arial"/>
          <w:i/>
          <w:iCs/>
        </w:rPr>
        <w:t>dashboards</w:t>
      </w:r>
      <w:r>
        <w:rPr/>
        <w:t xml:space="preserve">. [10] Gespecialiseerde software verzamelt </w:t>
      </w:r>
      <w:r>
        <w:rPr>
          <w:i/>
          <w:iCs/>
        </w:rPr>
        <w:t xml:space="preserve">realtime </w:t>
      </w:r>
      <w:r>
        <w:rPr/>
        <w:t>gegevens van de cloud-infrastructuren over C</w:t>
      </w:r>
      <w:r>
        <w:rPr>
          <w:rFonts w:eastAsia="Arial" w:cs="Arial"/>
        </w:rPr>
        <w:t>PU-gebruik, geheugenverbruik, netwerkverkeer en responstijden. Geavanceerde algoritmen helpen vervolgens bij het detecteren van afwijkingen. Wanneer vooraf ingestelde drempelwaarden worden overschreden, genereert het systeem automatisch waarschuwingen. [11]</w:t>
      </w:r>
    </w:p>
    <w:p>
      <w:pPr>
        <w:pStyle w:val="Normal"/>
        <w:rPr/>
      </w:pPr>
      <w:r>
        <w:rPr/>
        <w:t xml:space="preserve">Het bewust monitoren van de infrastructuur van een project brengt veel voordelen met zich mee. Het maakt kostenoptimalisatie mogelijk doordat de beheerder zijn resourcegebruik kan opvolgen. Ten tweede zorgt het voor meer transparantie, verbeterde prestaties worden zichtbaarder. </w:t>
      </w:r>
      <w:r>
        <w:rPr>
          <w:i/>
          <w:iCs/>
        </w:rPr>
        <w:t xml:space="preserve">Metrics </w:t>
      </w:r>
      <w:r>
        <w:rPr/>
        <w:t xml:space="preserve">en </w:t>
      </w:r>
      <w:r>
        <w:rPr>
          <w:i w:val="false"/>
          <w:iCs w:val="false"/>
        </w:rPr>
        <w:t xml:space="preserve">logs </w:t>
      </w:r>
      <w:r>
        <w:rPr/>
        <w:t xml:space="preserve">zorgen voor verbanden zodat het duidelijk wordt wanneer ergens extra aandacht nodig is, bijvoorbeeld als er geschaald moet worden. Als laatste ondersteunt </w:t>
      </w:r>
      <w:r>
        <w:rPr>
          <w:i/>
          <w:iCs/>
        </w:rPr>
        <w:t>cloud monitoring</w:t>
      </w:r>
      <w:r>
        <w:rPr/>
        <w:t xml:space="preserve"> ook de beveiliging van de infrastructuur. Door het analyseren van de </w:t>
      </w:r>
      <w:r>
        <w:rPr>
          <w:i/>
          <w:iCs/>
        </w:rPr>
        <w:t>services</w:t>
      </w:r>
      <w:r>
        <w:rPr/>
        <w:t>,</w:t>
      </w:r>
      <w:r>
        <w:rPr>
          <w:i/>
          <w:iCs/>
        </w:rPr>
        <w:t xml:space="preserve"> API-gateway</w:t>
      </w:r>
      <w:r>
        <w:rPr/>
        <w:t xml:space="preserve"> of </w:t>
      </w:r>
      <w:r>
        <w:rPr>
          <w:i/>
          <w:iCs/>
        </w:rPr>
        <w:t xml:space="preserve">firewall </w:t>
      </w:r>
      <w:r>
        <w:rPr>
          <w:i w:val="false"/>
          <w:iCs w:val="false"/>
        </w:rPr>
        <w:t>logs</w:t>
      </w:r>
      <w:r>
        <w:rPr/>
        <w:t xml:space="preserve">, kan de </w:t>
      </w:r>
      <w:r>
        <w:rPr>
          <w:i/>
          <w:iCs/>
        </w:rPr>
        <w:t>monitoring service</w:t>
      </w:r>
      <w:r>
        <w:rPr/>
        <w:t xml:space="preserve"> verschillende bedreigingen opsporen. [10]</w:t>
      </w:r>
    </w:p>
    <w:p>
      <w:pPr>
        <w:pStyle w:val="Heading3"/>
        <w:rPr/>
      </w:pPr>
      <w:bookmarkStart w:id="74" w:name="_Toc630341847"/>
      <w:r>
        <w:rPr/>
        <w:t>Best practices</w:t>
      </w:r>
      <w:bookmarkEnd w:id="74"/>
    </w:p>
    <w:p>
      <w:pPr>
        <w:pStyle w:val="Normal"/>
        <w:rPr/>
      </w:pPr>
      <w:r>
        <w:rPr/>
        <w:t>Bij het gebruik van</w:t>
      </w:r>
      <w:r>
        <w:rPr>
          <w:i/>
          <w:iCs/>
        </w:rPr>
        <w:t xml:space="preserve"> cloud monitoring</w:t>
      </w:r>
      <w:r>
        <w:rPr/>
        <w:t xml:space="preserve"> wordt er best rekening gehouden met verschillende richtlijnen. De eerste en misschien wel de belangrijkste is het opvolgen van de kosten aan de </w:t>
      </w:r>
      <w:r>
        <w:rPr>
          <w:i/>
          <w:iCs/>
        </w:rPr>
        <w:t>monitoringservice</w:t>
      </w:r>
      <w:r>
        <w:rPr/>
        <w:t xml:space="preserve">. Een goede </w:t>
      </w:r>
      <w:r>
        <w:rPr>
          <w:i/>
          <w:iCs/>
        </w:rPr>
        <w:t xml:space="preserve">service </w:t>
      </w:r>
      <w:r>
        <w:rPr/>
        <w:t xml:space="preserve">houdt bovendien zelf al de gebruikskosten bij. [10] Ook moet de juiste </w:t>
      </w:r>
      <w:r>
        <w:rPr>
          <w:i/>
          <w:iCs/>
        </w:rPr>
        <w:t xml:space="preserve">monitoringservice </w:t>
      </w:r>
      <w:r>
        <w:rPr/>
        <w:t xml:space="preserve">gekozen worden. </w:t>
      </w:r>
      <w:r>
        <w:rPr>
          <w:rFonts w:eastAsia="Arial" w:cs="Arial"/>
        </w:rPr>
        <w:t>Een tool die geschikt is voor een e-commerceomgeving verschilt sterk van een tool die ontworpen is voor container gebaseerde applicaties. [11]</w:t>
      </w:r>
    </w:p>
    <w:p>
      <w:pPr>
        <w:pStyle w:val="Normal"/>
        <w:rPr/>
      </w:pPr>
      <w:r>
        <w:rPr/>
        <w:t xml:space="preserve">Daarnaast is het belangrijk om relevante meetwaarden te prioriteren. Door te focussen op enkel de relevante meetwaarden is het makkelijker om overzicht te houden over het volledige plaatje. </w:t>
      </w:r>
      <w:r>
        <w:rPr>
          <w:rFonts w:eastAsia="Arial" w:cs="Arial"/>
        </w:rPr>
        <w:t xml:space="preserve">Zonder prioritering riskeren teams overspoeld te worden met gegevens waarvan een groot deel weinig bruikbare informatie oplevert. [11] </w:t>
      </w:r>
      <w:r>
        <w:rPr/>
        <w:t xml:space="preserve">Een andere </w:t>
      </w:r>
      <w:r>
        <w:rPr>
          <w:i/>
          <w:iCs/>
        </w:rPr>
        <w:t>best practice</w:t>
      </w:r>
      <w:r>
        <w:rPr/>
        <w:t xml:space="preserve"> is alle data in hetzelfde platform opvolgen. De centralisatie zorgt ook weer voor overzichtelijkheid van de prestaties van de infrastructuur. Ook wordt aangeraden om de gecentraliseerde data toch te scheiden binnen het </w:t>
      </w:r>
      <w:r>
        <w:rPr>
          <w:i/>
          <w:iCs/>
        </w:rPr>
        <w:t>monitorplatform</w:t>
      </w:r>
      <w:r>
        <w:rPr/>
        <w:t xml:space="preserve"> zodat er geen verwarring kan ontstaan bij de verschillende </w:t>
      </w:r>
      <w:r>
        <w:rPr>
          <w:i/>
          <w:iCs/>
        </w:rPr>
        <w:t>stakeholders</w:t>
      </w:r>
      <w:r>
        <w:rPr/>
        <w:t>. [10]</w:t>
      </w:r>
    </w:p>
    <w:p>
      <w:pPr>
        <w:pStyle w:val="Normal"/>
        <w:rPr/>
      </w:pPr>
      <w:r>
        <w:rPr/>
        <w:t xml:space="preserve">Een ander zeer belangrijke richtlijn is automatische drempelwaarden instellen. Wanneer een meetwaarde dan een bepaalde grens overschrijdt, wordt de beheerder op de hoogte gebracht of kan het systeem zelf al ingrijpen. [10] </w:t>
      </w:r>
    </w:p>
    <w:p>
      <w:pPr>
        <w:pStyle w:val="Normal"/>
        <w:rPr/>
      </w:pPr>
      <w:r>
        <w:rPr>
          <w:rFonts w:eastAsia="Arial" w:cs="Arial"/>
        </w:rPr>
        <w:t>Bovendien is het opstellen van prestatiebaselines. Zonder referentiepunt zijn meetwaarden zinloos. Door een normaal gedragspatroon vast te leggen, kan worden bepaald wanneer een systeem zich afwijkend gedraagt. [11]</w:t>
      </w:r>
      <w:r>
        <w:rPr/>
        <w:t xml:space="preserve"> Verder moet de </w:t>
      </w:r>
      <w:r>
        <w:rPr>
          <w:i/>
          <w:iCs/>
        </w:rPr>
        <w:t xml:space="preserve">monitoringservice </w:t>
      </w:r>
      <w:r>
        <w:rPr/>
        <w:t xml:space="preserve">regelmatig getest worden. </w:t>
      </w:r>
      <w:r>
        <w:rPr>
          <w:rFonts w:eastAsia="Arial" w:cs="Arial"/>
        </w:rPr>
        <w:t xml:space="preserve">Door te controleren of het systeem correct functioneert, kunnen zwaktes tijdig worden opgespoord en worden opgelost. [10] </w:t>
      </w:r>
    </w:p>
    <w:p>
      <w:pPr>
        <w:pStyle w:val="Heading2"/>
        <w:rPr>
          <w:i/>
          <w:i/>
          <w:iCs/>
        </w:rPr>
      </w:pPr>
      <w:bookmarkStart w:id="75" w:name="_Toc1706529051"/>
      <w:r>
        <w:rPr>
          <w:i/>
          <w:iCs/>
        </w:rPr>
        <w:t>Observability</w:t>
      </w:r>
      <w:bookmarkEnd w:id="75"/>
      <w:r>
        <w:rPr>
          <w:i/>
          <w:iCs/>
        </w:rPr>
        <w:t xml:space="preserve"> </w:t>
      </w:r>
    </w:p>
    <w:p>
      <w:pPr>
        <w:pStyle w:val="Heading3"/>
        <w:rPr>
          <w:i/>
          <w:i/>
          <w:iCs/>
        </w:rPr>
      </w:pPr>
      <w:bookmarkStart w:id="76" w:name="_Toc775750524"/>
      <w:r>
        <w:rPr/>
        <w:t xml:space="preserve">Wat is </w:t>
      </w:r>
      <w:r>
        <w:rPr>
          <w:i/>
          <w:iCs/>
        </w:rPr>
        <w:t>observabilty</w:t>
      </w:r>
      <w:bookmarkEnd w:id="76"/>
    </w:p>
    <w:p>
      <w:pPr>
        <w:pStyle w:val="Normal"/>
        <w:rPr>
          <w:b/>
          <w:b/>
          <w:bCs/>
        </w:rPr>
      </w:pPr>
      <w:r>
        <w:rPr>
          <w:i/>
          <w:iCs/>
        </w:rPr>
        <w:t xml:space="preserve">Observability </w:t>
      </w:r>
      <w:r>
        <w:rPr/>
        <w:t xml:space="preserve">verwijst naar het vermogen om te interne toestand van een systeem te analyseren op basis van de </w:t>
      </w:r>
      <w:r>
        <w:rPr>
          <w:i/>
          <w:iCs/>
        </w:rPr>
        <w:t xml:space="preserve">outputs </w:t>
      </w:r>
      <w:r>
        <w:rPr/>
        <w:t xml:space="preserve">en interacties. In een groeiende IT-organisatie is het essentieel om de moderne systemen en cloud-infrastructuren te beheren. Dit wordt bovendien steeds belangrijker naarmate systemen complexer worden en uit meer onderling verbonden </w:t>
      </w:r>
      <w:r>
        <w:rPr>
          <w:i/>
          <w:iCs/>
        </w:rPr>
        <w:t xml:space="preserve">services </w:t>
      </w:r>
      <w:r>
        <w:rPr/>
        <w:t xml:space="preserve">bestaan, zoals bij veel moderne </w:t>
      </w:r>
      <w:r>
        <w:rPr>
          <w:i/>
          <w:iCs/>
        </w:rPr>
        <w:t>microservice</w:t>
      </w:r>
      <w:r>
        <w:rPr/>
        <w:t xml:space="preserve"> cloud architecturen. </w:t>
      </w:r>
      <w:r>
        <w:rPr>
          <w:i/>
          <w:iCs/>
        </w:rPr>
        <w:t xml:space="preserve">Observability </w:t>
      </w:r>
      <w:r>
        <w:rPr/>
        <w:t>zorgt voor transparantie over prestaties, beveiliging, betrouwbaarheid, kosten, etc... [12]</w:t>
      </w:r>
    </w:p>
    <w:p>
      <w:pPr>
        <w:pStyle w:val="Normal"/>
        <w:rPr/>
      </w:pPr>
      <w:r>
        <w:rPr/>
        <w:t xml:space="preserve">Een belangrijk onderscheid tussen </w:t>
      </w:r>
      <w:r>
        <w:rPr>
          <w:i/>
          <w:iCs/>
        </w:rPr>
        <w:t xml:space="preserve">observability </w:t>
      </w:r>
      <w:r>
        <w:rPr/>
        <w:t xml:space="preserve">en </w:t>
      </w:r>
      <w:r>
        <w:rPr>
          <w:i/>
          <w:iCs/>
        </w:rPr>
        <w:t xml:space="preserve">monitoring </w:t>
      </w:r>
      <w:r>
        <w:rPr/>
        <w:t xml:space="preserve">is dat </w:t>
      </w:r>
      <w:r>
        <w:rPr>
          <w:i/>
          <w:iCs/>
        </w:rPr>
        <w:t xml:space="preserve">observability </w:t>
      </w:r>
      <w:r>
        <w:rPr/>
        <w:t xml:space="preserve">verder gaat. </w:t>
      </w:r>
      <w:r>
        <w:rPr>
          <w:i/>
          <w:iCs/>
        </w:rPr>
        <w:t xml:space="preserve">Monitoring </w:t>
      </w:r>
      <w:r>
        <w:rPr/>
        <w:t xml:space="preserve">is reactief, het focust zich op de prestaties en gezondheid van de infrastructuur. Bijvoorbeeld een notificatie doorsturen nadat een bepaalde grens is overschreden. </w:t>
      </w:r>
      <w:r>
        <w:rPr>
          <w:i/>
          <w:iCs/>
        </w:rPr>
        <w:t xml:space="preserve">Observability </w:t>
      </w:r>
      <w:r>
        <w:rPr/>
        <w:t xml:space="preserve">daarentegen biedt veel context over elke toestand van het systeem. Het helpt een ICT-team door te vertellen dat er een probleem is, waar het probleem zit en hoe het opgelost moet worden tijdens het debuggen. Het is dus een bredere en pro-actievere versie van </w:t>
      </w:r>
      <w:r>
        <w:rPr>
          <w:i/>
          <w:iCs/>
        </w:rPr>
        <w:t>monitoring</w:t>
      </w:r>
      <w:r>
        <w:rPr/>
        <w:t>. [12] [13]</w:t>
      </w:r>
    </w:p>
    <w:p>
      <w:pPr>
        <w:pStyle w:val="Normal"/>
        <w:rPr/>
      </w:pPr>
      <w:r>
        <w:rPr/>
      </w:r>
      <w:r>
        <w:br w:type="page"/>
      </w:r>
    </w:p>
    <w:p>
      <w:pPr>
        <w:pStyle w:val="Heading3"/>
        <w:rPr/>
      </w:pPr>
      <w:bookmarkStart w:id="77" w:name="_Toc1199433985"/>
      <w:r>
        <w:rPr/>
        <w:t>De drie pijlers</w:t>
      </w:r>
      <w:bookmarkEnd w:id="77"/>
    </w:p>
    <w:p>
      <w:pPr>
        <w:pStyle w:val="Normal"/>
        <w:rPr/>
      </w:pPr>
      <w:r>
        <w:rPr/>
        <w:t xml:space="preserve">Volgens Datadog en IBM zijn de drie pijlers van </w:t>
      </w:r>
      <w:r>
        <w:rPr>
          <w:i/>
          <w:iCs/>
        </w:rPr>
        <w:t xml:space="preserve">observability: metrics, </w:t>
      </w:r>
      <w:r>
        <w:rPr>
          <w:i w:val="false"/>
          <w:iCs w:val="false"/>
        </w:rPr>
        <w:t xml:space="preserve">logs </w:t>
      </w:r>
      <w:r>
        <w:rPr/>
        <w:t xml:space="preserve">en </w:t>
      </w:r>
      <w:r>
        <w:rPr>
          <w:i/>
          <w:iCs/>
        </w:rPr>
        <w:t xml:space="preserve">traces. </w:t>
      </w:r>
      <w:r>
        <w:rPr/>
        <w:t>Deze zijn alle drie al eerder aangehaald. Even een korte herhaling:</w:t>
      </w:r>
    </w:p>
    <w:p>
      <w:pPr>
        <w:pStyle w:val="ListParagraph"/>
        <w:numPr>
          <w:ilvl w:val="0"/>
          <w:numId w:val="13"/>
        </w:numPr>
        <w:rPr/>
      </w:pPr>
      <w:r>
        <w:rPr>
          <w:i/>
          <w:iCs/>
        </w:rPr>
        <w:t>Metrics</w:t>
      </w:r>
      <w:r>
        <w:rPr/>
        <w:t>: numerieke meetwaarden die prestaties van een systeem over tijd weergeven, zoals CPU-gebruik, geheugengebruik of netwerkverkeer.</w:t>
      </w:r>
    </w:p>
    <w:p>
      <w:pPr>
        <w:pStyle w:val="ListParagraph"/>
        <w:numPr>
          <w:ilvl w:val="0"/>
          <w:numId w:val="13"/>
        </w:numPr>
        <w:rPr/>
      </w:pPr>
      <w:r>
        <w:rPr/>
        <w:t>Logs: gedetailleerde beschrijvingen van gebeurtenissen binnen een systeem. Ze helpen bij het analyseren van fouten, waarschuwingen en systeemactiviteiten.</w:t>
      </w:r>
    </w:p>
    <w:p>
      <w:pPr>
        <w:pStyle w:val="ListParagraph"/>
        <w:numPr>
          <w:ilvl w:val="0"/>
          <w:numId w:val="13"/>
        </w:numPr>
        <w:rPr/>
      </w:pPr>
      <w:r>
        <w:rPr>
          <w:i/>
          <w:iCs/>
        </w:rPr>
        <w:t>Traces</w:t>
      </w:r>
      <w:r>
        <w:rPr/>
        <w:t>: deze volgen een verzoek of proces door verschillende services binnen een systeem. [12]</w:t>
      </w:r>
    </w:p>
    <w:p>
      <w:pPr>
        <w:pStyle w:val="Normal"/>
        <w:rPr/>
      </w:pPr>
      <w:r>
        <w:rPr/>
        <w:t>De verschillende pijlers zorgen ervoor dat de beheerder een volledig overzicht krijgt over de situatie, gezondheid en het gedrag van de infrastructuur. [12] [13]</w:t>
      </w:r>
    </w:p>
    <w:p>
      <w:pPr>
        <w:pStyle w:val="Normal"/>
        <w:rPr/>
      </w:pPr>
      <w:r>
        <w:rPr/>
      </w:r>
      <w:r>
        <w:br w:type="page"/>
      </w:r>
    </w:p>
    <w:p>
      <w:pPr>
        <w:pStyle w:val="Heading1"/>
        <w:rPr>
          <w:i/>
          <w:i/>
          <w:iCs/>
        </w:rPr>
      </w:pPr>
      <w:bookmarkStart w:id="78" w:name="_Toc407350553"/>
      <w:r>
        <w:rPr>
          <w:i/>
          <w:iCs/>
        </w:rPr>
        <w:t>Proof of Concept Implementation</w:t>
      </w:r>
      <w:bookmarkEnd w:id="78"/>
    </w:p>
    <w:p>
      <w:pPr>
        <w:pStyle w:val="Heading2"/>
        <w:rPr/>
      </w:pPr>
      <w:bookmarkStart w:id="79" w:name="_Toc1884771074"/>
      <w:r>
        <w:rPr/>
        <w:t>Architectuurkeuzes</w:t>
      </w:r>
      <w:bookmarkEnd w:id="79"/>
    </w:p>
    <w:p>
      <w:pPr>
        <w:pStyle w:val="Normal"/>
        <w:rPr/>
      </w:pPr>
      <w:r>
        <w:rPr/>
        <w:t xml:space="preserve">De volledige infrastructuur die gebruikt wordt voor het experimenteren met Datadog, wordt opgezet in AWS. Elke EC2-instantie is opgezet met officiële AMI’s van AWS. Voor veilige SSH-toegang tot instanties bestaat er een </w:t>
      </w:r>
      <w:r>
        <w:rPr>
          <w:i/>
          <w:iCs/>
        </w:rPr>
        <w:t xml:space="preserve">bastion </w:t>
      </w:r>
      <w:r>
        <w:rPr/>
        <w:t xml:space="preserve">die staat in het publieke </w:t>
      </w:r>
      <w:r>
        <w:rPr>
          <w:i/>
          <w:iCs/>
        </w:rPr>
        <w:t>subnet</w:t>
      </w:r>
      <w:r>
        <w:rPr/>
        <w:t>, dit is een Amazon Linux instantie.</w:t>
      </w:r>
    </w:p>
    <w:p>
      <w:pPr>
        <w:pStyle w:val="Normal"/>
        <w:rPr/>
      </w:pPr>
      <w:r>
        <w:rPr/>
        <w:t xml:space="preserve">De andere </w:t>
      </w:r>
      <w:r>
        <w:rPr>
          <w:i/>
          <w:iCs/>
        </w:rPr>
        <w:t xml:space="preserve">service </w:t>
      </w:r>
      <w:r>
        <w:rPr/>
        <w:t xml:space="preserve">in het publieke </w:t>
      </w:r>
      <w:r>
        <w:rPr>
          <w:i/>
          <w:iCs/>
        </w:rPr>
        <w:t xml:space="preserve">subnet </w:t>
      </w:r>
      <w:r>
        <w:rPr/>
        <w:t xml:space="preserve">is de frontend Nginx instantie geconfigureerd als een </w:t>
      </w:r>
      <w:r>
        <w:rPr>
          <w:i/>
          <w:iCs/>
        </w:rPr>
        <w:t>reverse proxy</w:t>
      </w:r>
      <w:r>
        <w:rPr/>
        <w:t xml:space="preserve">. Deze en de meeste van de instanties binnen deze infrastructuur zijn Ubuntu </w:t>
      </w:r>
      <w:r>
        <w:rPr>
          <w:i/>
          <w:iCs/>
        </w:rPr>
        <w:t>images</w:t>
      </w:r>
      <w:r>
        <w:rPr/>
        <w:t xml:space="preserve">. De eerste twee backend </w:t>
      </w:r>
      <w:r>
        <w:rPr>
          <w:i/>
          <w:iCs/>
        </w:rPr>
        <w:t xml:space="preserve">services </w:t>
      </w:r>
      <w:r>
        <w:rPr/>
        <w:t>zijn de api en de mediaservice, Node.js-</w:t>
      </w:r>
      <w:r>
        <w:rPr>
          <w:i/>
          <w:iCs/>
        </w:rPr>
        <w:t xml:space="preserve">services </w:t>
      </w:r>
      <w:r>
        <w:rPr/>
        <w:t xml:space="preserve">op dezelfde EC2 </w:t>
      </w:r>
      <w:r>
        <w:rPr>
          <w:i/>
          <w:iCs/>
        </w:rPr>
        <w:t xml:space="preserve">instance </w:t>
      </w:r>
      <w:r>
        <w:rPr/>
        <w:t>die verwerkte afbeeldingen op het gekoppelde EBS-volume (</w:t>
      </w:r>
      <w:r>
        <w:rPr>
          <w:i/>
          <w:iCs/>
        </w:rPr>
        <w:t xml:space="preserve">gemount </w:t>
      </w:r>
      <w:r>
        <w:rPr/>
        <w:t xml:space="preserve">op /var/lib/pxlcensor) opslaan. De api-media instantie draait in de private </w:t>
      </w:r>
      <w:r>
        <w:rPr>
          <w:i/>
          <w:iCs/>
        </w:rPr>
        <w:t xml:space="preserve">subnet </w:t>
      </w:r>
      <w:r>
        <w:rPr/>
        <w:t xml:space="preserve">samen met de processor, ook een Node.js service, de PostgreSQL-database en de Keycloak instantie. De processor zorgt dat de inkomende afbeeldingen aangepast worden. Zowel de api, media en de processor worden beheerd door Systemd en daarnaast hebben deze elk een .env-bestand. AWS RDS met PostgreSQL dient als dataopslag die zich bevindt in het private </w:t>
      </w:r>
      <w:r>
        <w:rPr>
          <w:i/>
          <w:iCs/>
        </w:rPr>
        <w:t xml:space="preserve">subnet. </w:t>
      </w:r>
    </w:p>
    <w:p>
      <w:pPr>
        <w:pStyle w:val="Normal"/>
        <w:rPr/>
      </w:pPr>
      <w:r>
        <w:rPr/>
        <w:t xml:space="preserve">Voor authenticatie wordt Keycloak ingezet, deze draait als een Docker-container op een aparte Amazon Linux instantie in het private </w:t>
      </w:r>
      <w:r>
        <w:rPr>
          <w:i/>
          <w:iCs/>
        </w:rPr>
        <w:t>subnet</w:t>
      </w:r>
      <w:r>
        <w:rPr/>
        <w:t xml:space="preserve">. Keycloak werkt als OIDC-provider en is gekoppeld aan Microsoft als identiteitsprovider. Daarnaast wordt er op de frontend EC2 instance Systemd gebruikt voor het beheer van Oauth. Zo worden de JWT-tokens samen met de e-mailadressen gevalideerd. </w:t>
      </w:r>
    </w:p>
    <w:p>
      <w:pPr>
        <w:pStyle w:val="Heading2"/>
        <w:rPr/>
      </w:pPr>
      <w:bookmarkStart w:id="80" w:name="_Toc483500814"/>
      <w:r>
        <w:rPr/>
        <w:t>Agent configuratie van de gekozen observability tool</w:t>
      </w:r>
      <w:bookmarkEnd w:id="80"/>
    </w:p>
    <w:p>
      <w:pPr>
        <w:pStyle w:val="Normal"/>
        <w:rPr/>
      </w:pPr>
      <w:r>
        <w:rPr/>
        <w:t xml:space="preserve">De implementatie van de Datadog-agent gebeurt via een Ansible </w:t>
      </w:r>
      <w:r>
        <w:rPr>
          <w:i/>
          <w:iCs/>
        </w:rPr>
        <w:t>script</w:t>
      </w:r>
      <w:r>
        <w:rPr/>
        <w:t xml:space="preserve">. Deze </w:t>
      </w:r>
      <w:r>
        <w:rPr>
          <w:i/>
          <w:iCs/>
        </w:rPr>
        <w:t>playbook</w:t>
      </w:r>
      <w:r>
        <w:rPr/>
        <w:t xml:space="preserve">  bevat verschillende taken:</w:t>
      </w:r>
    </w:p>
    <w:p>
      <w:pPr>
        <w:pStyle w:val="ListParagraph"/>
        <w:numPr>
          <w:ilvl w:val="0"/>
          <w:numId w:val="12"/>
        </w:numPr>
        <w:rPr>
          <w:lang w:val="nl-NL"/>
        </w:rPr>
      </w:pPr>
      <w:r>
        <w:rPr/>
        <w:t xml:space="preserve">De Datadog-agent installeren op de verschillende </w:t>
      </w:r>
      <w:r>
        <w:rPr>
          <w:i/>
          <w:iCs/>
        </w:rPr>
        <w:t>hosts</w:t>
      </w:r>
      <w:r>
        <w:rPr/>
        <w:t xml:space="preserve">. Deze heeft al een paar basisfuncties zoals het verzamelen van meetwaarden, </w:t>
      </w:r>
      <w:r>
        <w:rPr>
          <w:i/>
          <w:iCs/>
        </w:rPr>
        <w:t>tracing</w:t>
      </w:r>
      <w:r>
        <w:rPr/>
        <w:t xml:space="preserve">, verhoogt de veiligheid van de instanties en DogStatsD laten functioneren. </w:t>
      </w:r>
      <w:r>
        <w:rPr>
          <w:lang w:val="nl-NL"/>
        </w:rPr>
        <w:t xml:space="preserve">DogStatsD ontvangt </w:t>
      </w:r>
      <w:r>
        <w:rPr>
          <w:i/>
          <w:iCs/>
          <w:lang w:val="nl-NL"/>
        </w:rPr>
        <w:t>custom metrics</w:t>
      </w:r>
      <w:r>
        <w:rPr>
          <w:lang w:val="nl-NL"/>
        </w:rPr>
        <w:t>, gebeurtenissen en servicecontroles via UDP en verzamelt en verzendt deze periodiek naar Datadog. [14]</w:t>
      </w:r>
    </w:p>
    <w:p>
      <w:pPr>
        <w:pStyle w:val="ListParagraph"/>
        <w:numPr>
          <w:ilvl w:val="0"/>
          <w:numId w:val="12"/>
        </w:numPr>
        <w:rPr>
          <w:i/>
          <w:i/>
          <w:iCs/>
        </w:rPr>
      </w:pPr>
      <w:r>
        <w:rPr/>
        <w:t xml:space="preserve">De instanties vanuit de </w:t>
      </w:r>
      <w:r>
        <w:rPr>
          <w:i/>
          <w:iCs/>
        </w:rPr>
        <w:t xml:space="preserve">hostfile </w:t>
      </w:r>
      <w:r>
        <w:rPr/>
        <w:t xml:space="preserve">worden in Datadog ook herkent als </w:t>
      </w:r>
      <w:r>
        <w:rPr>
          <w:i/>
          <w:iCs/>
        </w:rPr>
        <w:t>hosts.</w:t>
      </w:r>
    </w:p>
    <w:p>
      <w:pPr>
        <w:pStyle w:val="ListParagraph"/>
        <w:numPr>
          <w:ilvl w:val="0"/>
          <w:numId w:val="12"/>
        </w:numPr>
        <w:rPr/>
      </w:pPr>
      <w:r>
        <w:rPr/>
        <w:t xml:space="preserve">Verschillende meetwaarden van de instanties worden opgehaald aan de hand van OpenMetrics zodat deze gebruikt kunnen worden in </w:t>
      </w:r>
      <w:r>
        <w:rPr>
          <w:i/>
          <w:iCs/>
        </w:rPr>
        <w:t>dashboards</w:t>
      </w:r>
      <w:r>
        <w:rPr/>
        <w:t xml:space="preserve">, </w:t>
      </w:r>
      <w:r>
        <w:rPr>
          <w:i w:val="false"/>
          <w:iCs w:val="false"/>
        </w:rPr>
        <w:t>alerts</w:t>
      </w:r>
      <w:r>
        <w:rPr/>
        <w:t>, ect. .</w:t>
      </w:r>
    </w:p>
    <w:p>
      <w:pPr>
        <w:pStyle w:val="ListParagraph"/>
        <w:numPr>
          <w:ilvl w:val="0"/>
          <w:numId w:val="12"/>
        </w:numPr>
        <w:rPr/>
      </w:pPr>
      <w:r>
        <w:rPr/>
        <w:t xml:space="preserve">De logs worden opgepikt door de </w:t>
      </w:r>
      <w:r>
        <w:rPr>
          <w:i w:val="false"/>
          <w:iCs w:val="false"/>
        </w:rPr>
        <w:t xml:space="preserve">agent </w:t>
      </w:r>
      <w:r>
        <w:rPr/>
        <w:t>en deze verschijnen ook in Datadog onder de Logs Explorer.</w:t>
      </w:r>
    </w:p>
    <w:p>
      <w:pPr>
        <w:pStyle w:val="Normal"/>
        <w:rPr/>
      </w:pPr>
      <w:r>
        <w:rPr/>
      </w:r>
    </w:p>
    <w:p>
      <w:pPr>
        <w:pStyle w:val="Normal"/>
        <w:rPr/>
      </w:pPr>
      <w:r>
        <w:rPr/>
        <w:drawing>
          <wp:inline distT="0" distB="0" distL="0" distR="0">
            <wp:extent cx="5038725" cy="1085850"/>
            <wp:effectExtent l="0" t="0" r="0" b="0"/>
            <wp:docPr id="1"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descr=""/>
                    <pic:cNvPicPr>
                      <a:picLocks noChangeAspect="1" noChangeArrowheads="1"/>
                    </pic:cNvPicPr>
                  </pic:nvPicPr>
                  <pic:blipFill>
                    <a:blip r:embed="rId2"/>
                    <a:stretch>
                      <a:fillRect/>
                    </a:stretch>
                  </pic:blipFill>
                  <pic:spPr bwMode="auto">
                    <a:xfrm>
                      <a:off x="0" y="0"/>
                      <a:ext cx="5038725" cy="1085850"/>
                    </a:xfrm>
                    <a:prstGeom prst="rect">
                      <a:avLst/>
                    </a:prstGeom>
                  </pic:spPr>
                </pic:pic>
              </a:graphicData>
            </a:graphic>
          </wp:inline>
        </w:drawing>
      </w:r>
    </w:p>
    <w:p>
      <w:pPr>
        <w:pStyle w:val="Normal"/>
        <w:rPr/>
      </w:pPr>
      <w:r>
        <w:rPr>
          <w:rFonts w:eastAsia="Arial" w:cs="Arial"/>
        </w:rPr>
        <w:t xml:space="preserve">Deze rol zorgt ervoor dat de Datadog-agent automatisch wordt geïnstalleerd en geconfigureerd op de instanties, zonder dat je zelf de </w:t>
      </w:r>
      <w:r>
        <w:rPr>
          <w:rFonts w:eastAsia="Arial" w:cs="Arial"/>
          <w:i/>
          <w:iCs/>
        </w:rPr>
        <w:t xml:space="preserve">packages </w:t>
      </w:r>
      <w:r>
        <w:rPr>
          <w:rFonts w:eastAsia="Arial" w:cs="Arial"/>
        </w:rPr>
        <w:t xml:space="preserve">en </w:t>
      </w:r>
      <w:r>
        <w:rPr>
          <w:rFonts w:eastAsia="Arial" w:cs="Arial"/>
          <w:i/>
          <w:iCs/>
        </w:rPr>
        <w:t>service-setup</w:t>
      </w:r>
      <w:r>
        <w:rPr>
          <w:rFonts w:eastAsia="Arial" w:cs="Arial"/>
        </w:rPr>
        <w:t xml:space="preserve"> manueel hoeft te doen via taken. De rol moet lokaal gedownload worden met dit commando:</w:t>
      </w:r>
    </w:p>
    <w:p>
      <w:pPr>
        <w:pStyle w:val="ListParagraph"/>
        <w:numPr>
          <w:ilvl w:val="0"/>
          <w:numId w:val="11"/>
        </w:numPr>
        <w:rPr>
          <w:rFonts w:eastAsia="Arial" w:cs="Arial"/>
        </w:rPr>
      </w:pPr>
      <w:r>
        <w:rPr>
          <w:rFonts w:eastAsia="Arial" w:cs="Arial"/>
        </w:rPr>
        <w:t>ansible-galaxy install datadog.datadog</w:t>
      </w:r>
    </w:p>
    <w:p>
      <w:pPr>
        <w:pStyle w:val="Heading2"/>
        <w:rPr>
          <w:i/>
          <w:i/>
          <w:iCs/>
        </w:rPr>
      </w:pPr>
      <w:bookmarkStart w:id="81" w:name="_Toc1645542458"/>
      <w:r>
        <w:rPr>
          <w:i/>
          <w:iCs/>
        </w:rPr>
        <w:t>Metrics collection</w:t>
      </w:r>
      <w:bookmarkEnd w:id="81"/>
    </w:p>
    <w:p>
      <w:pPr>
        <w:pStyle w:val="Normal"/>
        <w:rPr/>
      </w:pPr>
      <w:r>
        <w:rPr/>
        <w:t xml:space="preserve">Een groot deel van de </w:t>
      </w:r>
      <w:r>
        <w:rPr>
          <w:i/>
          <w:iCs/>
        </w:rPr>
        <w:t xml:space="preserve">metrics collection </w:t>
      </w:r>
      <w:r>
        <w:rPr/>
        <w:t xml:space="preserve">wordt gedaan door de Datadog-agent. Deze verzamelt onder andere gegevens over de prestaties van de instanties. Hierdoor kan bij elke </w:t>
      </w:r>
      <w:r>
        <w:rPr>
          <w:i/>
          <w:iCs/>
        </w:rPr>
        <w:t xml:space="preserve">host </w:t>
      </w:r>
      <w:r>
        <w:rPr/>
        <w:t xml:space="preserve">opgevolgd worden of er problemen zijn met de infrastructuur. </w:t>
      </w:r>
    </w:p>
    <w:p>
      <w:pPr>
        <w:pStyle w:val="Normal"/>
        <w:rPr/>
      </w:pPr>
      <w:r>
        <w:rPr/>
        <w:t xml:space="preserve">Om meetwaarden op te halen die niet standaard verzameld worden door Datadog, wordt OpenMetrics ook gebruikt in het Ansible </w:t>
      </w:r>
      <w:r>
        <w:rPr>
          <w:i/>
          <w:iCs/>
        </w:rPr>
        <w:t>script</w:t>
      </w:r>
      <w:r>
        <w:rPr/>
        <w:t>. Dit zorgt ervoor dat het /</w:t>
      </w:r>
      <w:r>
        <w:rPr>
          <w:i/>
          <w:iCs/>
        </w:rPr>
        <w:t xml:space="preserve">metrics-endpoint </w:t>
      </w:r>
      <w:r>
        <w:rPr/>
        <w:t xml:space="preserve">beschikbaar is, de meetwaarden die hier worden verzameld worden later opgehaald door de Datadog-agent in een proces dat </w:t>
      </w:r>
      <w:r>
        <w:rPr>
          <w:i/>
          <w:iCs/>
        </w:rPr>
        <w:t xml:space="preserve">scraping </w:t>
      </w:r>
      <w:r>
        <w:rPr/>
        <w:t xml:space="preserve">noemt. </w:t>
      </w:r>
    </w:p>
    <w:p>
      <w:pPr>
        <w:pStyle w:val="Normal"/>
        <w:rPr/>
      </w:pPr>
      <w:r>
        <w:rPr/>
        <w:t xml:space="preserve">Ook </w:t>
      </w:r>
      <w:r>
        <w:rPr>
          <w:i/>
          <w:iCs/>
        </w:rPr>
        <w:t xml:space="preserve">custom metrics </w:t>
      </w:r>
      <w:r>
        <w:rPr/>
        <w:t>zijn belangrijk in Datadog, in het script wordt een</w:t>
      </w:r>
      <w:r>
        <w:rPr>
          <w:i/>
          <w:iCs/>
        </w:rPr>
        <w:t xml:space="preserve"> custom metric </w:t>
      </w:r>
      <w:r>
        <w:rPr/>
        <w:t xml:space="preserve">opgehaald met een </w:t>
      </w:r>
      <w:r>
        <w:rPr>
          <w:i/>
          <w:iCs/>
        </w:rPr>
        <w:t>Custom Agent Check</w:t>
      </w:r>
      <w:r>
        <w:rPr/>
        <w:t xml:space="preserve">. De </w:t>
      </w:r>
      <w:r>
        <w:rPr>
          <w:i/>
          <w:iCs/>
        </w:rPr>
        <w:t>queue depth</w:t>
      </w:r>
      <w:r>
        <w:rPr/>
        <w:t xml:space="preserve"> wordt gemeten door een Python functie te schrijven die de variabele queued_jobs ophaalt via een </w:t>
      </w:r>
      <w:r>
        <w:rPr>
          <w:i/>
          <w:iCs/>
        </w:rPr>
        <w:t xml:space="preserve">endpoint </w:t>
      </w:r>
      <w:r>
        <w:rPr/>
        <w:t xml:space="preserve">(/queue/metrics) uit /rp2526-snb3/api/server.js. Deze waarde wordt vervolgens doorgestuurd naar Datadog als een </w:t>
      </w:r>
      <w:r>
        <w:rPr>
          <w:i/>
          <w:iCs/>
        </w:rPr>
        <w:t>gauge metric (queue.depth).</w:t>
      </w:r>
    </w:p>
    <w:p>
      <w:pPr>
        <w:pStyle w:val="Normal"/>
        <w:spacing w:lineRule="auto" w:line="240"/>
        <w:rPr>
          <w:lang w:val="en-US"/>
        </w:rPr>
      </w:pPr>
      <w:r>
        <w:rPr/>
        <w:drawing>
          <wp:inline distT="0" distB="0" distL="0" distR="0">
            <wp:extent cx="5038725" cy="246507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38725" cy="2465070"/>
                    </a:xfrm>
                    <a:prstGeom prst="rect">
                      <a:avLst/>
                    </a:prstGeom>
                  </pic:spPr>
                </pic:pic>
              </a:graphicData>
            </a:graphic>
          </wp:inline>
        </w:drawing>
      </w:r>
      <w:r>
        <w:rPr>
          <w:lang w:val="en-US"/>
        </w:rPr>
        <w:br/>
      </w:r>
      <w:r>
        <w:rPr>
          <w:sz w:val="18"/>
          <w:szCs w:val="18"/>
          <w:lang w:val="en-US"/>
        </w:rPr>
        <w:t>/rp2526-snb3/api/server.js</w:t>
      </w:r>
    </w:p>
    <w:p>
      <w:pPr>
        <w:pStyle w:val="Normal"/>
        <w:rPr>
          <w:lang w:val="en-US"/>
        </w:rPr>
      </w:pPr>
      <w:r>
        <w:rPr>
          <w:lang w:val="en-US"/>
        </w:rPr>
      </w:r>
    </w:p>
    <w:p>
      <w:pPr>
        <w:pStyle w:val="Normal"/>
        <w:rPr>
          <w:lang w:val="en-US"/>
        </w:rPr>
      </w:pPr>
      <w:r>
        <w:rPr/>
        <w:drawing>
          <wp:inline distT="0" distB="0" distL="0" distR="0">
            <wp:extent cx="5762625" cy="26479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62625" cy="2647950"/>
                    </a:xfrm>
                    <a:prstGeom prst="rect">
                      <a:avLst/>
                    </a:prstGeom>
                  </pic:spPr>
                </pic:pic>
              </a:graphicData>
            </a:graphic>
          </wp:inline>
        </w:drawing>
      </w:r>
      <w:r>
        <w:rPr>
          <w:sz w:val="18"/>
          <w:szCs w:val="18"/>
          <w:lang w:val="en-US"/>
        </w:rPr>
        <w:t>/rp2526-snb3/ansible/us-15/datadog.yml</w:t>
      </w:r>
    </w:p>
    <w:p>
      <w:pPr>
        <w:pStyle w:val="Normal"/>
        <w:rPr/>
      </w:pPr>
      <w:r>
        <w:rPr/>
        <w:t>Daarnaast zijn er controles ingesteld om informatie te verzamelen over de status van NodeJs te kunnen checken.</w:t>
      </w:r>
    </w:p>
    <w:p>
      <w:pPr>
        <w:pStyle w:val="Normal"/>
        <w:rPr/>
      </w:pPr>
      <w:r>
        <w:rPr/>
      </w:r>
    </w:p>
    <w:p>
      <w:pPr>
        <w:pStyle w:val="Heading2"/>
        <w:rPr>
          <w:i/>
          <w:i/>
          <w:iCs/>
        </w:rPr>
      </w:pPr>
      <w:bookmarkStart w:id="82" w:name="_Toc656607467"/>
      <w:r>
        <w:rPr>
          <w:i/>
          <w:iCs/>
        </w:rPr>
        <w:t>Log ingestion</w:t>
      </w:r>
      <w:bookmarkEnd w:id="82"/>
    </w:p>
    <w:p>
      <w:pPr>
        <w:pStyle w:val="Normal"/>
        <w:rPr/>
      </w:pPr>
      <w:r>
        <w:rPr/>
        <w:t xml:space="preserve">Het ophalen van de </w:t>
      </w:r>
      <w:r>
        <w:rPr>
          <w:i w:val="false"/>
          <w:iCs w:val="false"/>
        </w:rPr>
        <w:t xml:space="preserve">logs </w:t>
      </w:r>
      <w:r>
        <w:rPr/>
        <w:t xml:space="preserve">gebeurt op een aantal verschillende manieren afhankelijk van het type instantie. Op de api-media- en processorinstanties worden de </w:t>
      </w:r>
      <w:r>
        <w:rPr>
          <w:i w:val="false"/>
          <w:iCs w:val="false"/>
        </w:rPr>
        <w:t xml:space="preserve">logs </w:t>
      </w:r>
      <w:r>
        <w:rPr/>
        <w:t xml:space="preserve">opgehaald via journald. </w:t>
      </w:r>
      <w:r>
        <w:rPr>
          <w:rFonts w:eastAsia="Arial" w:cs="Arial"/>
        </w:rPr>
        <w:t xml:space="preserve">Bij de api-media worden specifiek de </w:t>
      </w:r>
      <w:r>
        <w:rPr>
          <w:rFonts w:eastAsia="Arial" w:cs="Arial"/>
          <w:i w:val="false"/>
          <w:iCs w:val="false"/>
        </w:rPr>
        <w:t xml:space="preserve">logs </w:t>
      </w:r>
      <w:r>
        <w:rPr>
          <w:rFonts w:eastAsia="Arial" w:cs="Arial"/>
        </w:rPr>
        <w:t xml:space="preserve">van deze systemd-services verzameld: pxlcensor-api.service en pxlcensor-media.service. En bij de processor is dit pxlcensor-processor.service. Deze filters zorgen ervoor dat enkel de relevante </w:t>
      </w:r>
      <w:r>
        <w:rPr>
          <w:rFonts w:eastAsia="Arial" w:cs="Arial"/>
          <w:i w:val="false"/>
          <w:iCs w:val="false"/>
        </w:rPr>
        <w:t xml:space="preserve">logs </w:t>
      </w:r>
      <w:r>
        <w:rPr>
          <w:rFonts w:eastAsia="Arial" w:cs="Arial"/>
        </w:rPr>
        <w:t xml:space="preserve">worden opgehaald en het logoverzicht niet chaotisch is in Datadog. In de nginx-instantie worden de volgende logbestanden uitgelezen door de agent: /var/log/nginx/access.log, /var/log/nginx/error.log. </w:t>
      </w:r>
    </w:p>
    <w:p>
      <w:pPr>
        <w:pStyle w:val="Normal"/>
        <w:spacing w:before="0" w:after="240"/>
        <w:rPr>
          <w:rFonts w:eastAsia="Arial" w:cs="Arial"/>
        </w:rPr>
      </w:pPr>
      <w:r>
        <w:rPr>
          <w:rFonts w:eastAsia="Arial" w:cs="Arial"/>
        </w:rPr>
        <w:t xml:space="preserve">Om het mogelijk te maken voor de Datadog-agent om de bestanden uit te lezen heeft het rechten nodig. De </w:t>
      </w:r>
      <w:r>
        <w:rPr>
          <w:rFonts w:eastAsia="Arial" w:cs="Arial"/>
          <w:i w:val="false"/>
          <w:iCs w:val="false"/>
        </w:rPr>
        <w:t xml:space="preserve">agent </w:t>
      </w:r>
      <w:r>
        <w:rPr>
          <w:rFonts w:eastAsia="Arial" w:cs="Arial"/>
        </w:rPr>
        <w:t xml:space="preserve">toevoegen aan de adm-groep is perfect hiervoor aangezien de gebruiker leesrechten krijgt zonder </w:t>
      </w:r>
      <w:r>
        <w:rPr>
          <w:rFonts w:eastAsia="Arial" w:cs="Arial"/>
          <w:i/>
          <w:iCs/>
        </w:rPr>
        <w:t xml:space="preserve">sudo </w:t>
      </w:r>
      <w:r>
        <w:rPr>
          <w:rFonts w:eastAsia="Arial" w:cs="Arial"/>
        </w:rPr>
        <w:t xml:space="preserve">rechten te krijgen. Daarnaast moet de </w:t>
      </w:r>
      <w:r>
        <w:rPr>
          <w:rFonts w:eastAsia="Arial" w:cs="Arial"/>
          <w:i w:val="false"/>
          <w:iCs w:val="false"/>
        </w:rPr>
        <w:t xml:space="preserve">agent </w:t>
      </w:r>
      <w:r>
        <w:rPr>
          <w:rFonts w:eastAsia="Arial" w:cs="Arial"/>
        </w:rPr>
        <w:t xml:space="preserve">ook worden toegevoegd aan een groep genaamd systemd-journal, zodat de </w:t>
      </w:r>
      <w:r>
        <w:rPr>
          <w:rFonts w:eastAsia="Arial" w:cs="Arial"/>
          <w:i w:val="false"/>
          <w:iCs w:val="false"/>
        </w:rPr>
        <w:t xml:space="preserve">agent </w:t>
      </w:r>
      <w:r>
        <w:rPr>
          <w:rFonts w:eastAsia="Arial" w:cs="Arial"/>
        </w:rPr>
        <w:t>toegang heeft tot systeemlogs en journald-logs. Verder worden verschillende configuratiemappen aangemaakt binnen /etc/datadog-agent/conf.d/, zoals:</w:t>
      </w:r>
    </w:p>
    <w:p>
      <w:pPr>
        <w:pStyle w:val="ListParagraph"/>
        <w:numPr>
          <w:ilvl w:val="0"/>
          <w:numId w:val="4"/>
        </w:numPr>
        <w:spacing w:before="0" w:after="240"/>
        <w:contextualSpacing/>
        <w:rPr>
          <w:rFonts w:eastAsia="Arial" w:cs="Arial"/>
        </w:rPr>
      </w:pPr>
      <w:r>
        <w:rPr>
          <w:rFonts w:eastAsia="Arial" w:cs="Arial"/>
        </w:rPr>
        <w:t xml:space="preserve">journald.d voor journald-configuratie </w:t>
      </w:r>
    </w:p>
    <w:p>
      <w:pPr>
        <w:pStyle w:val="ListParagraph"/>
        <w:numPr>
          <w:ilvl w:val="0"/>
          <w:numId w:val="4"/>
        </w:numPr>
        <w:spacing w:before="0" w:after="240"/>
        <w:contextualSpacing/>
        <w:rPr>
          <w:rFonts w:eastAsia="Arial" w:cs="Arial"/>
        </w:rPr>
      </w:pPr>
      <w:r>
        <w:rPr>
          <w:rFonts w:eastAsia="Arial" w:cs="Arial"/>
        </w:rPr>
        <w:t xml:space="preserve">process.d voor </w:t>
      </w:r>
      <w:r>
        <w:rPr>
          <w:rFonts w:eastAsia="Arial" w:cs="Arial"/>
          <w:i/>
          <w:iCs/>
        </w:rPr>
        <w:t xml:space="preserve">process monitoring </w:t>
      </w:r>
    </w:p>
    <w:p>
      <w:pPr>
        <w:pStyle w:val="ListParagraph"/>
        <w:numPr>
          <w:ilvl w:val="0"/>
          <w:numId w:val="4"/>
        </w:numPr>
        <w:spacing w:before="0" w:after="240"/>
        <w:contextualSpacing/>
        <w:rPr>
          <w:rFonts w:eastAsia="Arial" w:cs="Arial"/>
          <w:i/>
          <w:i/>
          <w:iCs/>
        </w:rPr>
      </w:pPr>
      <w:r>
        <w:rPr>
          <w:rFonts w:eastAsia="Arial" w:cs="Arial"/>
        </w:rPr>
        <w:t xml:space="preserve">queue_depth.d voor de </w:t>
      </w:r>
      <w:r>
        <w:rPr>
          <w:rFonts w:eastAsia="Arial" w:cs="Arial"/>
          <w:i/>
          <w:iCs/>
        </w:rPr>
        <w:t xml:space="preserve">custom check </w:t>
      </w:r>
      <w:r>
        <w:rPr>
          <w:rFonts w:eastAsia="Arial" w:cs="Arial"/>
        </w:rPr>
        <w:t>van de</w:t>
      </w:r>
      <w:r>
        <w:rPr>
          <w:rFonts w:eastAsia="Arial" w:cs="Arial"/>
          <w:i/>
          <w:iCs/>
        </w:rPr>
        <w:t xml:space="preserve"> gauge metric queuedJobs</w:t>
      </w:r>
    </w:p>
    <w:p>
      <w:pPr>
        <w:pStyle w:val="Normal"/>
        <w:spacing w:before="0" w:after="240"/>
        <w:rPr>
          <w:rFonts w:eastAsia="Arial" w:cs="Arial"/>
        </w:rPr>
      </w:pPr>
      <w:r>
        <w:rPr>
          <w:rFonts w:eastAsia="Arial" w:cs="Arial"/>
        </w:rPr>
        <w:t xml:space="preserve">In deze mappen worden configuratiebestanden geplaatst die bepalen welke logs en </w:t>
      </w:r>
      <w:r>
        <w:rPr>
          <w:rFonts w:eastAsia="Arial" w:cs="Arial"/>
          <w:i/>
          <w:iCs/>
        </w:rPr>
        <w:t xml:space="preserve">metrics </w:t>
      </w:r>
      <w:r>
        <w:rPr>
          <w:rFonts w:eastAsia="Arial" w:cs="Arial"/>
        </w:rPr>
        <w:t>worden verzameld. Als laatste is het belangrijk om de Datadog-agent opnieuw op te starten.</w:t>
      </w:r>
    </w:p>
    <w:p>
      <w:pPr>
        <w:pStyle w:val="Normal"/>
        <w:rPr/>
      </w:pPr>
      <w:r>
        <w:rPr/>
      </w:r>
      <w:r>
        <w:br w:type="page"/>
      </w:r>
    </w:p>
    <w:p>
      <w:pPr>
        <w:pStyle w:val="Heading2"/>
        <w:spacing w:before="40" w:after="240"/>
        <w:rPr/>
      </w:pPr>
      <w:bookmarkStart w:id="83" w:name="_Toc1414206952"/>
      <w:r>
        <w:rPr/>
        <w:t>Dashboards</w:t>
      </w:r>
      <w:bookmarkEnd w:id="83"/>
    </w:p>
    <w:p>
      <w:pPr>
        <w:pStyle w:val="Normal"/>
        <w:rPr/>
      </w:pPr>
      <w:r>
        <w:rPr/>
        <w:drawing>
          <wp:inline distT="0" distB="0" distL="0" distR="0">
            <wp:extent cx="5762625" cy="24955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62625" cy="2495550"/>
                    </a:xfrm>
                    <a:prstGeom prst="rect">
                      <a:avLst/>
                    </a:prstGeom>
                  </pic:spPr>
                </pic:pic>
              </a:graphicData>
            </a:graphic>
          </wp:inline>
        </w:drawing>
      </w:r>
      <w:r>
        <w:rPr/>
        <w:t xml:space="preserve">Op dit </w:t>
      </w:r>
      <w:r>
        <w:rPr>
          <w:i/>
          <w:iCs/>
        </w:rPr>
        <w:t xml:space="preserve">dashboard </w:t>
      </w:r>
      <w:r>
        <w:rPr/>
        <w:t xml:space="preserve">zijn een aantal meetwaarden te zien die gevraagd werden in US-14 van het researchproject. Het toont het CPU- en RAM-verbruik, de lees- en schrijftijd van de harde schijf en de </w:t>
      </w:r>
      <w:r>
        <w:rPr>
          <w:i/>
          <w:iCs/>
        </w:rPr>
        <w:t>queue depth</w:t>
      </w:r>
      <w:r>
        <w:rPr/>
        <w:t xml:space="preserve"> van de afbeeldingen op tabellen en grafieken. Rechtsonder staan nog een aantal controles, twee hiervan kijken </w:t>
      </w:r>
      <w:r>
        <w:rPr>
          <w:rFonts w:eastAsia="Arial" w:cs="Arial"/>
        </w:rPr>
        <w:t>of de Node.js-applicatie en de processor van de api-media correct actief zijn</w:t>
      </w:r>
      <w:r>
        <w:rPr/>
        <w:t xml:space="preserve">. De derde inspecteert of het OpenMetrics </w:t>
      </w:r>
      <w:r>
        <w:rPr>
          <w:i/>
          <w:iCs/>
        </w:rPr>
        <w:t xml:space="preserve">endpoint </w:t>
      </w:r>
      <w:r>
        <w:rPr/>
        <w:t xml:space="preserve">nog bereikbaar is. Als laatste is er daar ook een kleine grafiek die de </w:t>
      </w:r>
      <w:r>
        <w:rPr>
          <w:i/>
          <w:iCs/>
        </w:rPr>
        <w:t xml:space="preserve">queue depth </w:t>
      </w:r>
      <w:r>
        <w:rPr/>
        <w:t>afbeeldt.</w:t>
      </w:r>
    </w:p>
    <w:p>
      <w:pPr>
        <w:pStyle w:val="Normal"/>
        <w:rPr/>
      </w:pPr>
      <w:r>
        <w:rPr/>
        <w:drawing>
          <wp:inline distT="0" distB="0" distL="0" distR="0">
            <wp:extent cx="5762625" cy="24860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762625" cy="2486025"/>
                    </a:xfrm>
                    <a:prstGeom prst="rect">
                      <a:avLst/>
                    </a:prstGeom>
                  </pic:spPr>
                </pic:pic>
              </a:graphicData>
            </a:graphic>
          </wp:inline>
        </w:drawing>
      </w:r>
      <w:r>
        <w:rPr/>
        <w:t xml:space="preserve">Dit </w:t>
      </w:r>
      <w:r>
        <w:rPr>
          <w:i/>
          <w:iCs/>
        </w:rPr>
        <w:t xml:space="preserve">dashboard </w:t>
      </w:r>
      <w:r>
        <w:rPr/>
        <w:t>is gemaakt voor een overzicht te krijgen over de prestaties van de zelf ingestelde meetwaarden. Deze meetwaarden worden opgehaald door de agent net zoals de CPU-gebaseerde meetwaarden maar hiervoor is extra configuratie nodig. Op dit dashboard is zichtbaar:</w:t>
      </w:r>
    </w:p>
    <w:p>
      <w:pPr>
        <w:pStyle w:val="ListParagraph"/>
        <w:numPr>
          <w:ilvl w:val="0"/>
          <w:numId w:val="2"/>
        </w:numPr>
        <w:rPr/>
      </w:pPr>
      <w:r>
        <w:rPr>
          <w:i/>
          <w:iCs/>
        </w:rPr>
        <w:t xml:space="preserve">Latency </w:t>
      </w:r>
      <w:r>
        <w:rPr/>
        <w:t>op de api-media op een grafiek</w:t>
      </w:r>
    </w:p>
    <w:p>
      <w:pPr>
        <w:pStyle w:val="ListParagraph"/>
        <w:numPr>
          <w:ilvl w:val="0"/>
          <w:numId w:val="2"/>
        </w:numPr>
        <w:rPr/>
      </w:pPr>
      <w:r>
        <w:rPr/>
        <w:t>Informatie over de error logs</w:t>
      </w:r>
    </w:p>
    <w:p>
      <w:pPr>
        <w:pStyle w:val="ListParagraph"/>
        <w:numPr>
          <w:ilvl w:val="0"/>
          <w:numId w:val="2"/>
        </w:numPr>
        <w:rPr/>
      </w:pPr>
      <w:r>
        <w:rPr>
          <w:i/>
          <w:iCs/>
        </w:rPr>
        <w:t>Queue depth</w:t>
      </w:r>
      <w:r>
        <w:rPr/>
        <w:t xml:space="preserve"> </w:t>
      </w:r>
    </w:p>
    <w:p>
      <w:pPr>
        <w:pStyle w:val="ListParagraph"/>
        <w:numPr>
          <w:ilvl w:val="0"/>
          <w:numId w:val="2"/>
        </w:numPr>
        <w:rPr/>
      </w:pPr>
      <w:r>
        <w:rPr/>
        <w:t xml:space="preserve">Het aantal extra ingeschakelde instanties op basis van CPU- of </w:t>
      </w:r>
      <w:r>
        <w:rPr>
          <w:i/>
          <w:iCs/>
        </w:rPr>
        <w:t>queue depth</w:t>
      </w:r>
      <w:r>
        <w:rPr/>
        <w:t>-waarden</w:t>
      </w:r>
      <w:r>
        <w:br w:type="page"/>
      </w:r>
    </w:p>
    <w:p>
      <w:pPr>
        <w:pStyle w:val="Heading2"/>
        <w:rPr/>
      </w:pPr>
      <w:bookmarkStart w:id="84" w:name="_Toc329325622"/>
      <w:r>
        <w:rPr/>
        <w:t>Alerts</w:t>
      </w:r>
      <w:bookmarkEnd w:id="84"/>
    </w:p>
    <w:p>
      <w:pPr>
        <w:pStyle w:val="Normal"/>
        <w:rPr/>
      </w:pPr>
      <w:r>
        <w:rPr/>
        <w:t>Datadog geeft de gebruikers de keuze om zelf alerts in te stellen maar voorziet ook een aantal vooraf ingestelde alerts. Een aantal voorbeelden van de alerts die ingesteld zijn voor deze infrastructuur:</w:t>
      </w:r>
    </w:p>
    <w:p>
      <w:pPr>
        <w:pStyle w:val="ListParagraph"/>
        <w:numPr>
          <w:ilvl w:val="0"/>
          <w:numId w:val="3"/>
        </w:numPr>
        <w:rPr/>
      </w:pPr>
      <w:r>
        <w:rPr/>
        <w:t>Een hoog CPU verbruik</w:t>
      </w:r>
    </w:p>
    <w:p>
      <w:pPr>
        <w:pStyle w:val="ListParagraph"/>
        <w:numPr>
          <w:ilvl w:val="0"/>
          <w:numId w:val="3"/>
        </w:numPr>
        <w:rPr>
          <w:i/>
          <w:i/>
          <w:iCs/>
        </w:rPr>
      </w:pPr>
      <w:r>
        <w:rPr/>
        <w:t xml:space="preserve">Een hoge </w:t>
      </w:r>
      <w:r>
        <w:rPr>
          <w:i/>
          <w:iCs/>
        </w:rPr>
        <w:t xml:space="preserve">queue depth </w:t>
      </w:r>
    </w:p>
    <w:p>
      <w:pPr>
        <w:pStyle w:val="ListParagraph"/>
        <w:numPr>
          <w:ilvl w:val="0"/>
          <w:numId w:val="3"/>
        </w:numPr>
        <w:rPr>
          <w:i/>
          <w:i/>
          <w:iCs/>
        </w:rPr>
      </w:pPr>
      <w:r>
        <w:rPr/>
        <w:t xml:space="preserve">Een lage </w:t>
      </w:r>
      <w:r>
        <w:rPr>
          <w:i/>
          <w:iCs/>
        </w:rPr>
        <w:t>queue depth</w:t>
      </w:r>
    </w:p>
    <w:p>
      <w:pPr>
        <w:pStyle w:val="ListParagraph"/>
        <w:numPr>
          <w:ilvl w:val="0"/>
          <w:numId w:val="3"/>
        </w:numPr>
        <w:rPr/>
      </w:pPr>
      <w:r>
        <w:rPr/>
        <w:t xml:space="preserve">NodeJs is uitgeschakeld op de media-api of een </w:t>
      </w:r>
      <w:r>
        <w:rPr>
          <w:i/>
          <w:iCs/>
        </w:rPr>
        <w:t>processor</w:t>
      </w:r>
    </w:p>
    <w:p>
      <w:pPr>
        <w:pStyle w:val="ListParagraph"/>
        <w:numPr>
          <w:ilvl w:val="0"/>
          <w:numId w:val="3"/>
        </w:numPr>
        <w:rPr/>
      </w:pPr>
      <w:r>
        <w:rPr/>
        <w:t>Een hoog schijfgebruik</w:t>
      </w:r>
    </w:p>
    <w:p>
      <w:pPr>
        <w:pStyle w:val="ListParagraph"/>
        <w:numPr>
          <w:ilvl w:val="0"/>
          <w:numId w:val="3"/>
        </w:numPr>
        <w:rPr/>
      </w:pPr>
      <w:r>
        <w:rPr/>
        <w:t>Te weinig vrij geheugen (RAM)</w:t>
      </w:r>
    </w:p>
    <w:p>
      <w:pPr>
        <w:pStyle w:val="Normal"/>
        <w:rPr/>
      </w:pPr>
      <w:r>
        <w:rPr/>
        <w:drawing>
          <wp:inline distT="0" distB="0" distL="0" distR="0">
            <wp:extent cx="5762625" cy="22669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762625" cy="2266950"/>
                    </a:xfrm>
                    <a:prstGeom prst="rect">
                      <a:avLst/>
                    </a:prstGeom>
                  </pic:spPr>
                </pic:pic>
              </a:graphicData>
            </a:graphic>
          </wp:inline>
        </w:drawing>
      </w:r>
      <w:r>
        <w:rPr/>
        <w:t>De eerste drie zijn zelf geconfigureerd, terwijl de laatste twee al aangemaakt waren door Datadog. Datadog heeft voor de meeste meetwaarden die de agent zelf kan ophalen al alerts klaarstaan voor de gebruikers. Dus ook voor het CPU-verbruik zijn er al verschillende beschikbare alerts die men kan selecteren. Toch kunnen organisaties altijd handmatig deze alerts instellen ondanks dat Datadog ze automatisch voorstelt.</w:t>
      </w:r>
    </w:p>
    <w:p>
      <w:pPr>
        <w:pStyle w:val="Normal"/>
        <w:rPr/>
      </w:pPr>
      <w:r>
        <w:rPr/>
        <w:t>De twee</w:t>
      </w:r>
      <w:r>
        <w:rPr>
          <w:i/>
        </w:rPr>
        <w:t xml:space="preserve"> queue depth alerts </w:t>
      </w:r>
      <w:r>
        <w:rPr/>
        <w:t>zijn er voor het schalen mogelijk te maken. Wanneer een alert getriggerd wordt, activeert er een Lambdafunctie in AWS. Deze is verantwoordelijk voor het opstarten of afzetten van processors.</w:t>
      </w:r>
    </w:p>
    <w:p>
      <w:pPr>
        <w:pStyle w:val="Normal"/>
        <w:rPr/>
      </w:pPr>
      <w:r>
        <w:rPr/>
        <w:drawing>
          <wp:inline distT="0" distB="0" distL="0" distR="0">
            <wp:extent cx="4238625" cy="169545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4238625" cy="1695450"/>
                    </a:xfrm>
                    <a:prstGeom prst="rect">
                      <a:avLst/>
                    </a:prstGeom>
                  </pic:spPr>
                </pic:pic>
              </a:graphicData>
            </a:graphic>
          </wp:inline>
        </w:drawing>
      </w:r>
    </w:p>
    <w:p>
      <w:pPr>
        <w:pStyle w:val="Heading2"/>
        <w:rPr/>
      </w:pPr>
      <w:bookmarkStart w:id="85" w:name="_Toc612562788"/>
      <w:bookmarkStart w:id="86" w:name="_Toc2062858922"/>
      <w:r>
        <w:rPr/>
        <w:t>AWS autoscaling groepen</w:t>
      </w:r>
      <w:bookmarkEnd w:id="85"/>
      <w:bookmarkEnd w:id="86"/>
    </w:p>
    <w:p>
      <w:pPr>
        <w:pStyle w:val="Normal"/>
        <w:rPr/>
      </w:pPr>
      <w:r>
        <w:rPr>
          <w:rFonts w:eastAsia="Arial" w:cs="Arial"/>
        </w:rPr>
        <w:t xml:space="preserve">Om de tweede onderzoeksvraag te beantwoorden, werden twee </w:t>
      </w:r>
      <w:r>
        <w:rPr>
          <w:rFonts w:eastAsia="Arial" w:cs="Arial"/>
          <w:i/>
          <w:iCs/>
        </w:rPr>
        <w:t>AWS Auto Scaling</w:t>
      </w:r>
      <w:r>
        <w:rPr>
          <w:rFonts w:eastAsia="Arial" w:cs="Arial"/>
        </w:rPr>
        <w:t xml:space="preserve">-configuraties aangemaakt. De eerste configuratie schaalt op basis van CPU-gebruik via AWS CloudWatch meetwaarden, terwijl de tweede configuratie gebruikmaakt van custom metrics uit Datadog om schaalbeslissingen te nemen op basis van de </w:t>
      </w:r>
      <w:r>
        <w:rPr>
          <w:rFonts w:eastAsia="Arial" w:cs="Arial"/>
          <w:i/>
          <w:iCs/>
        </w:rPr>
        <w:t xml:space="preserve">queue depth </w:t>
      </w:r>
      <w:r>
        <w:rPr>
          <w:rFonts w:eastAsia="Arial" w:cs="Arial"/>
        </w:rPr>
        <w:t>van de applicatie.</w:t>
      </w:r>
    </w:p>
    <w:p>
      <w:pPr>
        <w:pStyle w:val="Heading3"/>
        <w:rPr/>
      </w:pPr>
      <w:bookmarkStart w:id="87" w:name="_Toc993411066"/>
      <w:r>
        <w:rPr/>
        <w:t>CPU-based autoscaling</w:t>
      </w:r>
      <w:bookmarkEnd w:id="87"/>
    </w:p>
    <w:p>
      <w:pPr>
        <w:pStyle w:val="Normal"/>
        <w:spacing w:before="0" w:after="240"/>
        <w:rPr/>
      </w:pPr>
      <w:r>
        <w:rPr>
          <w:rFonts w:eastAsia="Arial" w:cs="Arial"/>
        </w:rPr>
        <w:t xml:space="preserve">Voor CPU-gebaseerd schalen werd gebruikgemaakt van de standaardfunctionaliteit van </w:t>
      </w:r>
      <w:r>
        <w:rPr>
          <w:rFonts w:eastAsia="Arial" w:cs="Arial"/>
          <w:i/>
          <w:iCs/>
        </w:rPr>
        <w:t>AWS Auto Scaling Groups</w:t>
      </w:r>
      <w:r>
        <w:rPr>
          <w:rFonts w:eastAsia="Arial" w:cs="Arial"/>
        </w:rPr>
        <w:t xml:space="preserve"> (ASG). Hierbij werd een</w:t>
      </w:r>
      <w:r>
        <w:rPr>
          <w:rFonts w:eastAsia="Arial" w:cs="Arial"/>
          <w:i/>
          <w:iCs/>
        </w:rPr>
        <w:t xml:space="preserve"> autoscaling group </w:t>
      </w:r>
      <w:r>
        <w:rPr>
          <w:rFonts w:eastAsia="Arial" w:cs="Arial"/>
        </w:rPr>
        <w:t>gekoppeld aan de processor-instanties zodat AWS automatisch extra instanties kan opstarten of verwijderen afhankelijk van de belasting van het systeem.</w:t>
      </w:r>
    </w:p>
    <w:p>
      <w:pPr>
        <w:pStyle w:val="Normal"/>
        <w:spacing w:before="240" w:after="240"/>
        <w:rPr/>
      </w:pPr>
      <w:r>
        <w:rPr>
          <w:rFonts w:eastAsia="Arial" w:cs="Arial"/>
        </w:rPr>
        <w:t xml:space="preserve">De </w:t>
      </w:r>
      <w:r>
        <w:rPr>
          <w:rFonts w:eastAsia="Arial" w:cs="Arial"/>
          <w:i/>
          <w:iCs/>
        </w:rPr>
        <w:t>scaling policies</w:t>
      </w:r>
      <w:r>
        <w:rPr>
          <w:rFonts w:eastAsia="Arial" w:cs="Arial"/>
        </w:rPr>
        <w:t xml:space="preserve"> werden gebaseerd op het CPU-verbruik van de bestaand processor EC2-instanties. Wanneer het gemiddelde CPU-gebruik gedurende een bepaalde periode boven een ingestelde drempelwaarde kwam, werd automatisch een extra instantie toegevoegd aan de groep. Wanneer het CPU-gebruik opnieuw daalde onder een lagere drempelwaarde, werden onnodige instanties weer verwijderd.</w:t>
      </w:r>
    </w:p>
    <w:p>
      <w:pPr>
        <w:pStyle w:val="Normal"/>
        <w:spacing w:before="240" w:after="240"/>
        <w:rPr>
          <w:rFonts w:eastAsia="Arial" w:cs="Arial"/>
        </w:rPr>
      </w:pPr>
      <w:r>
        <w:rPr>
          <w:rFonts w:eastAsia="Arial" w:cs="Arial"/>
        </w:rPr>
        <w:t>Dit zorgt ervoor dat de infrastructuur zich automatisch kan aanpassen aan veranderende workloads. Bij een hoge belasting worden extra resources voorzien zodat de verwerking van afbeeldingen stabiel blijft. Tijdens rustigere periodes worden onnodige instanties weer verwijderd, wat voor een efficiënter gebruik van resources en lagere kosten zorgt.</w:t>
      </w:r>
    </w:p>
    <w:p>
      <w:pPr>
        <w:pStyle w:val="Normal"/>
        <w:spacing w:before="240" w:after="240"/>
        <w:rPr/>
      </w:pPr>
      <w:r>
        <w:rPr>
          <w:rFonts w:eastAsia="Arial" w:cs="Arial"/>
        </w:rPr>
        <w:t xml:space="preserve">De implementatie gebeurde volledig binnen AWS via CloudWatch meetwaarden en </w:t>
      </w:r>
      <w:r>
        <w:rPr>
          <w:rFonts w:eastAsia="Arial" w:cs="Arial"/>
          <w:i/>
          <w:iCs/>
        </w:rPr>
        <w:t>Auto Scaling Policies.</w:t>
      </w:r>
      <w:r>
        <w:rPr>
          <w:rFonts w:eastAsia="Arial" w:cs="Arial"/>
        </w:rPr>
        <w:t xml:space="preserve"> CloudWatch verzamelt continu CPU-statistieken van de EC2-instanties en gebruikt deze meetwaarden om de </w:t>
      </w:r>
      <w:r>
        <w:rPr>
          <w:rFonts w:eastAsia="Arial" w:cs="Arial"/>
          <w:i/>
          <w:iCs/>
        </w:rPr>
        <w:t>scaling policies</w:t>
      </w:r>
      <w:r>
        <w:rPr>
          <w:rFonts w:eastAsia="Arial" w:cs="Arial"/>
        </w:rPr>
        <w:t xml:space="preserve"> te activeren. Hierdoor was geen externe </w:t>
      </w:r>
      <w:r>
        <w:rPr>
          <w:rFonts w:eastAsia="Arial" w:cs="Arial"/>
          <w:i/>
          <w:iCs/>
        </w:rPr>
        <w:t xml:space="preserve">tooling </w:t>
      </w:r>
      <w:r>
        <w:rPr>
          <w:rFonts w:eastAsia="Arial" w:cs="Arial"/>
        </w:rPr>
        <w:t xml:space="preserve">nodig om deze vorm van </w:t>
      </w:r>
      <w:r>
        <w:rPr>
          <w:rFonts w:eastAsia="Arial" w:cs="Arial"/>
          <w:i/>
          <w:iCs/>
        </w:rPr>
        <w:t xml:space="preserve">autoscaling </w:t>
      </w:r>
      <w:r>
        <w:rPr>
          <w:rFonts w:eastAsia="Arial" w:cs="Arial"/>
        </w:rPr>
        <w:t>te implementeren.</w:t>
      </w:r>
    </w:p>
    <w:p>
      <w:pPr>
        <w:pStyle w:val="Normal"/>
        <w:rPr/>
      </w:pPr>
      <w:r>
        <w:rPr/>
      </w:r>
      <w:r>
        <w:br w:type="page"/>
      </w:r>
    </w:p>
    <w:p>
      <w:pPr>
        <w:pStyle w:val="Heading3"/>
        <w:rPr>
          <w:i w:val="false"/>
          <w:i w:val="false"/>
          <w:iCs w:val="false"/>
        </w:rPr>
      </w:pPr>
      <w:bookmarkStart w:id="88" w:name="_Toc1644645996"/>
      <w:r>
        <w:rPr>
          <w:i w:val="false"/>
          <w:iCs w:val="false"/>
        </w:rPr>
        <w:t>Queue depth autoscaling</w:t>
      </w:r>
      <w:bookmarkEnd w:id="88"/>
    </w:p>
    <w:p>
      <w:pPr>
        <w:pStyle w:val="Normal"/>
        <w:spacing w:before="0" w:after="240"/>
        <w:rPr/>
      </w:pPr>
      <w:r>
        <w:rPr>
          <w:rFonts w:eastAsia="Arial" w:cs="Arial"/>
        </w:rPr>
        <w:t xml:space="preserve">Naast CPU-gebaseerd </w:t>
      </w:r>
      <w:r>
        <w:rPr>
          <w:rFonts w:eastAsia="Arial" w:cs="Arial"/>
          <w:i/>
          <w:iCs/>
        </w:rPr>
        <w:t xml:space="preserve">autoscaling </w:t>
      </w:r>
      <w:r>
        <w:rPr>
          <w:rFonts w:eastAsia="Arial" w:cs="Arial"/>
        </w:rPr>
        <w:t xml:space="preserve">werd ook </w:t>
      </w:r>
      <w:r>
        <w:rPr>
          <w:rFonts w:eastAsia="Arial" w:cs="Arial"/>
          <w:i/>
          <w:iCs/>
        </w:rPr>
        <w:t xml:space="preserve">autoscaling </w:t>
      </w:r>
      <w:r>
        <w:rPr>
          <w:rFonts w:eastAsia="Arial" w:cs="Arial"/>
        </w:rPr>
        <w:t>op basis van</w:t>
      </w:r>
      <w:r>
        <w:rPr>
          <w:rFonts w:eastAsia="Arial" w:cs="Arial"/>
          <w:i/>
          <w:iCs/>
        </w:rPr>
        <w:t xml:space="preserve"> queue depth</w:t>
      </w:r>
      <w:r>
        <w:rPr>
          <w:rFonts w:eastAsia="Arial" w:cs="Arial"/>
        </w:rPr>
        <w:t xml:space="preserve"> onderzocht. Deze aanpak is relevanter voor de applicatie omdat de belasting voornamelijk bepaald wordt door het aantal afbeeldingen dat wacht op verwerking in de wachtrij.</w:t>
      </w:r>
    </w:p>
    <w:p>
      <w:pPr>
        <w:pStyle w:val="Normal"/>
        <w:spacing w:before="240" w:after="240"/>
        <w:rPr/>
      </w:pPr>
      <w:r>
        <w:rPr>
          <w:rFonts w:eastAsia="Arial" w:cs="Arial"/>
        </w:rPr>
        <w:t xml:space="preserve">De queue </w:t>
      </w:r>
      <w:r>
        <w:rPr>
          <w:rFonts w:eastAsia="Arial" w:cs="Arial"/>
          <w:i/>
          <w:iCs/>
        </w:rPr>
        <w:t>depth metric</w:t>
      </w:r>
      <w:r>
        <w:rPr>
          <w:rFonts w:eastAsia="Arial" w:cs="Arial"/>
        </w:rPr>
        <w:t xml:space="preserve"> werd eerst verzameld via een </w:t>
      </w:r>
      <w:r>
        <w:rPr>
          <w:rFonts w:eastAsia="Arial" w:cs="Arial"/>
          <w:i/>
          <w:iCs/>
        </w:rPr>
        <w:t xml:space="preserve">custom </w:t>
      </w:r>
      <w:r>
        <w:rPr>
          <w:rFonts w:eastAsia="Arial" w:cs="Arial"/>
        </w:rPr>
        <w:t xml:space="preserve">Datadog Agent Check. Een Ansible-script haalt hierbij de waarde </w:t>
      </w:r>
      <w:r>
        <w:rPr>
          <w:rFonts w:eastAsia="Arial" w:cs="Arial"/>
          <w:i/>
          <w:iCs/>
        </w:rPr>
        <w:t>queued_jobs</w:t>
      </w:r>
      <w:r>
        <w:rPr>
          <w:rFonts w:eastAsia="Arial" w:cs="Arial"/>
        </w:rPr>
        <w:t xml:space="preserve"> op via het </w:t>
      </w:r>
      <w:r>
        <w:rPr>
          <w:rFonts w:eastAsia="Arial" w:cs="Arial"/>
          <w:i/>
          <w:iCs/>
        </w:rPr>
        <w:t>endpoint</w:t>
      </w:r>
      <w:r>
        <w:rPr>
          <w:rFonts w:eastAsia="Arial" w:cs="Arial"/>
        </w:rPr>
        <w:t xml:space="preserve"> /metrics van de applicatie. Deze waarde wordt vervolgens doorgestuurd naar Datadog als de </w:t>
      </w:r>
      <w:r>
        <w:rPr>
          <w:rFonts w:eastAsia="Arial" w:cs="Arial"/>
          <w:i/>
          <w:iCs/>
        </w:rPr>
        <w:t>custom metric queue.depth</w:t>
      </w:r>
      <w:r>
        <w:rPr>
          <w:rFonts w:eastAsia="Arial" w:cs="Arial"/>
        </w:rPr>
        <w:t>.</w:t>
      </w:r>
    </w:p>
    <w:p>
      <w:pPr>
        <w:pStyle w:val="Normal"/>
        <w:spacing w:before="240" w:after="240"/>
        <w:rPr/>
      </w:pPr>
      <w:r>
        <w:rPr>
          <w:rFonts w:eastAsia="Arial" w:cs="Arial"/>
        </w:rPr>
        <w:t xml:space="preserve">Op basis van deze meetwaarde werd in Datadog een </w:t>
      </w:r>
      <w:r>
        <w:rPr>
          <w:rFonts w:eastAsia="Arial" w:cs="Arial"/>
          <w:i/>
          <w:iCs/>
        </w:rPr>
        <w:t xml:space="preserve">monitor </w:t>
      </w:r>
      <w:r>
        <w:rPr>
          <w:rFonts w:eastAsia="Arial" w:cs="Arial"/>
        </w:rPr>
        <w:t xml:space="preserve">ingesteld. Deze </w:t>
      </w:r>
      <w:r>
        <w:rPr>
          <w:rFonts w:eastAsia="Arial" w:cs="Arial"/>
          <w:i/>
          <w:iCs/>
        </w:rPr>
        <w:t xml:space="preserve">monitor </w:t>
      </w:r>
      <w:r>
        <w:rPr>
          <w:rFonts w:eastAsia="Arial" w:cs="Arial"/>
        </w:rPr>
        <w:t xml:space="preserve">controleert deze meetwaarde continu. Wanneer de </w:t>
      </w:r>
      <w:r>
        <w:rPr>
          <w:rFonts w:eastAsia="Arial" w:cs="Arial"/>
          <w:i/>
          <w:iCs/>
        </w:rPr>
        <w:t xml:space="preserve">queue depth </w:t>
      </w:r>
      <w:r>
        <w:rPr>
          <w:rFonts w:eastAsia="Arial" w:cs="Arial"/>
        </w:rPr>
        <w:t xml:space="preserve">een bepaalde drempel overschrijdt, wordt automatisch een </w:t>
      </w:r>
      <w:r>
        <w:rPr>
          <w:rFonts w:eastAsia="Arial" w:cs="Arial"/>
          <w:i/>
          <w:iCs/>
        </w:rPr>
        <w:t xml:space="preserve">webhook </w:t>
      </w:r>
      <w:r>
        <w:rPr>
          <w:rFonts w:eastAsia="Arial" w:cs="Arial"/>
        </w:rPr>
        <w:t>geactiveerd naar AWS Lambda.</w:t>
      </w:r>
    </w:p>
    <w:p>
      <w:pPr>
        <w:pStyle w:val="Normal"/>
        <w:spacing w:before="240" w:after="240"/>
        <w:rPr/>
      </w:pPr>
      <w:r>
        <w:rPr>
          <w:rFonts w:eastAsia="Arial" w:cs="Arial"/>
        </w:rPr>
        <w:t xml:space="preserve">De AWS Lambdafunctie fungeert hierbij als tussenlaag tussen Datadog en </w:t>
      </w:r>
      <w:r>
        <w:rPr>
          <w:rFonts w:eastAsia="Arial" w:cs="Arial"/>
          <w:i/>
          <w:iCs/>
        </w:rPr>
        <w:t>AWS Auto Scaling</w:t>
      </w:r>
      <w:r>
        <w:rPr>
          <w:rFonts w:eastAsia="Arial" w:cs="Arial"/>
        </w:rPr>
        <w:t xml:space="preserve">. De functie gebruikt python om via de </w:t>
      </w:r>
      <w:r>
        <w:rPr>
          <w:rFonts w:eastAsia="Arial" w:cs="Arial"/>
          <w:i/>
          <w:iCs/>
        </w:rPr>
        <w:t>AWS Auto Scaling API</w:t>
      </w:r>
      <w:r>
        <w:rPr>
          <w:rFonts w:eastAsia="Arial" w:cs="Arial"/>
        </w:rPr>
        <w:t xml:space="preserve"> de gewenste capaciteit van de </w:t>
      </w:r>
      <w:r>
        <w:rPr>
          <w:rFonts w:eastAsia="Arial" w:cs="Arial"/>
          <w:i/>
          <w:iCs/>
        </w:rPr>
        <w:t>autoscaling group</w:t>
      </w:r>
      <w:r>
        <w:rPr>
          <w:rFonts w:eastAsia="Arial" w:cs="Arial"/>
        </w:rPr>
        <w:t xml:space="preserve"> aan te passen. Hierdoor kunnen extra processor-instanties automatisch worden opgestart wanneer veel afbeeldingen wachten op verwerking.</w:t>
      </w:r>
    </w:p>
    <w:p>
      <w:pPr>
        <w:pStyle w:val="Normal"/>
        <w:spacing w:before="240" w:after="240"/>
        <w:rPr/>
      </w:pPr>
      <w:r>
        <w:rPr>
          <w:rFonts w:eastAsia="Arial" w:cs="Arial"/>
        </w:rPr>
        <w:t xml:space="preserve">Wanneer de </w:t>
      </w:r>
      <w:r>
        <w:rPr>
          <w:rFonts w:eastAsia="Arial" w:cs="Arial"/>
          <w:i/>
          <w:iCs/>
        </w:rPr>
        <w:t>queue depth</w:t>
      </w:r>
      <w:r>
        <w:rPr>
          <w:rFonts w:eastAsia="Arial" w:cs="Arial"/>
        </w:rPr>
        <w:t xml:space="preserve"> opnieuw daalt, kan dezelfde flow gebruikt worden om het aantal actieve instanties terug te verminderen. Op deze manier schaalt de infrastructuur niet enkel op basis van systeembelasting, maar ook op basis van applicatie-specifieke belasting.</w:t>
      </w:r>
    </w:p>
    <w:p>
      <w:pPr>
        <w:pStyle w:val="Normal"/>
        <w:rPr/>
      </w:pPr>
      <w:r>
        <w:rPr/>
      </w:r>
      <w:r>
        <w:br w:type="page"/>
      </w:r>
    </w:p>
    <w:p>
      <w:pPr>
        <w:pStyle w:val="Heading1"/>
        <w:rPr/>
      </w:pPr>
      <w:bookmarkStart w:id="89" w:name="_Toc1610712834"/>
      <w:r>
        <w:rPr/>
        <w:t>Resultaten en analyse</w:t>
      </w:r>
      <w:bookmarkEnd w:id="89"/>
    </w:p>
    <w:p>
      <w:pPr>
        <w:pStyle w:val="Heading2"/>
        <w:rPr>
          <w:i/>
          <w:i/>
          <w:iCs/>
        </w:rPr>
      </w:pPr>
      <w:bookmarkStart w:id="90" w:name="_Toc353408550"/>
      <w:r>
        <w:rPr>
          <w:i/>
          <w:iCs/>
        </w:rPr>
        <w:t>CPU-Based Autoscaling</w:t>
      </w:r>
      <w:bookmarkEnd w:id="90"/>
    </w:p>
    <w:p>
      <w:pPr>
        <w:pStyle w:val="Normal"/>
        <w:rPr/>
      </w:pPr>
      <w:r>
        <w:rPr/>
        <w:t xml:space="preserve">Een eerste strategie voor </w:t>
      </w:r>
      <w:r>
        <w:rPr>
          <w:i/>
          <w:iCs/>
        </w:rPr>
        <w:t>autoscaling</w:t>
      </w:r>
      <w:r>
        <w:rPr/>
        <w:t xml:space="preserve"> die geïmplementeerd werd is op basis van CPU-gebruik. Er werd gebruik gemaakt van CPU-gebaseerde </w:t>
      </w:r>
      <w:r>
        <w:rPr>
          <w:i/>
          <w:iCs/>
        </w:rPr>
        <w:t xml:space="preserve">autoscaling </w:t>
      </w:r>
      <w:r>
        <w:rPr/>
        <w:t xml:space="preserve">via een </w:t>
      </w:r>
      <w:r>
        <w:rPr>
          <w:i/>
          <w:iCs/>
        </w:rPr>
        <w:t>Auto Scaling Group (ASG)</w:t>
      </w:r>
      <w:r>
        <w:rPr/>
        <w:t xml:space="preserve"> binnen Amazon Web Services. Het doel van deze implementatie was om dynamisch extra rekenkracht toe te voegen tijdens periodes met zware belasting en ongebruikte resources automatisch af te schalen wanneer de belasting afneemt.</w:t>
      </w:r>
    </w:p>
    <w:p>
      <w:pPr>
        <w:pStyle w:val="Normal"/>
        <w:rPr/>
      </w:pPr>
      <w:r>
        <w:rPr/>
        <w:t>De schaalstrategie werd getest aan de hand van</w:t>
      </w:r>
      <w:r>
        <w:rPr>
          <w:i/>
          <w:iCs/>
        </w:rPr>
        <w:t xml:space="preserve"> load tests</w:t>
      </w:r>
      <w:r>
        <w:rPr/>
        <w:t xml:space="preserve"> waarbij een groot aantal foto’s naar de wesbite</w:t>
      </w:r>
      <w:r>
        <w:rPr>
          <w:i/>
          <w:iCs/>
        </w:rPr>
        <w:t xml:space="preserve"> </w:t>
      </w:r>
      <w:r>
        <w:rPr/>
        <w:t>gestuurd werden, dit zorgde voor een zware belasting op de instanties binnen deze groep. Tijdens deze testen werden observatiegegevens verzameld via Datadog en AWS Cloudwatch om het gedrag van de infrastructuur te analyseren.</w:t>
      </w:r>
    </w:p>
    <w:p>
      <w:pPr>
        <w:pStyle w:val="Normal"/>
        <w:rPr>
          <w:sz w:val="18"/>
          <w:szCs w:val="18"/>
        </w:rPr>
      </w:pPr>
      <w:r>
        <w:rPr/>
        <w:drawing>
          <wp:inline distT="0" distB="0" distL="0" distR="0">
            <wp:extent cx="5457825" cy="30099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57825" cy="3009900"/>
                    </a:xfrm>
                    <a:prstGeom prst="rect">
                      <a:avLst/>
                    </a:prstGeom>
                  </pic:spPr>
                </pic:pic>
              </a:graphicData>
            </a:graphic>
          </wp:inline>
        </w:drawing>
      </w:r>
      <w:r>
        <w:rPr/>
        <w:br/>
      </w:r>
      <w:r>
        <w:rPr>
          <w:i/>
          <w:iCs/>
          <w:sz w:val="18"/>
          <w:szCs w:val="18"/>
        </w:rPr>
        <w:t xml:space="preserve">Latency </w:t>
      </w:r>
      <w:r>
        <w:rPr>
          <w:sz w:val="18"/>
          <w:szCs w:val="18"/>
        </w:rPr>
        <w:t xml:space="preserve">tijdens </w:t>
      </w:r>
      <w:r>
        <w:rPr>
          <w:i/>
          <w:iCs/>
          <w:sz w:val="18"/>
          <w:szCs w:val="18"/>
        </w:rPr>
        <w:t xml:space="preserve">loadtest </w:t>
      </w:r>
      <w:r>
        <w:rPr>
          <w:sz w:val="18"/>
          <w:szCs w:val="18"/>
        </w:rPr>
        <w:t>(start rond 16u40)</w:t>
      </w:r>
    </w:p>
    <w:p>
      <w:pPr>
        <w:pStyle w:val="Normal"/>
        <w:rPr/>
      </w:pPr>
      <w:r>
        <w:rPr/>
      </w:r>
    </w:p>
    <w:p>
      <w:pPr>
        <w:pStyle w:val="Normal"/>
        <w:rPr/>
      </w:pPr>
      <w:r>
        <w:rPr/>
      </w:r>
      <w:r>
        <w:br w:type="page"/>
      </w:r>
    </w:p>
    <w:p>
      <w:pPr>
        <w:pStyle w:val="Heading3"/>
        <w:rPr/>
      </w:pPr>
      <w:bookmarkStart w:id="91" w:name="_Toc930552898"/>
      <w:r>
        <w:rPr/>
        <w:t>Autoscaling configuratie</w:t>
      </w:r>
      <w:bookmarkEnd w:id="91"/>
    </w:p>
    <w:tbl>
      <w:tblPr>
        <w:tblStyle w:val="TableGrid"/>
        <w:tblW w:w="90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30"/>
        <w:gridCol w:w="4529"/>
      </w:tblGrid>
      <w:tr>
        <w:trPr>
          <w:trHeight w:val="300" w:hRule="atLeast"/>
        </w:trPr>
        <w:tc>
          <w:tcPr>
            <w:tcW w:w="4530"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Parameter</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Configuratie</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 xml:space="preserve">Scale-out </w:t>
            </w:r>
            <w:r>
              <w:rPr>
                <w:rFonts w:eastAsia="Arial" w:cs="Arial"/>
                <w:i w:val="false"/>
                <w:iCs w:val="false"/>
                <w:color w:val="000000"/>
                <w:kern w:val="0"/>
                <w:sz w:val="22"/>
                <w:szCs w:val="22"/>
                <w:lang w:val="nl-BE" w:eastAsia="en-US" w:bidi="ar-SA"/>
              </w:rPr>
              <w:t>threshold</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CPU &gt; 60% gedurende 2 minuten</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Scale-in threshold</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CPU &lt; 30% gedurende 5 minuten</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Scaling increment</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+1 / -1 instance</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Health check type</w:t>
            </w:r>
          </w:p>
        </w:tc>
        <w:tc>
          <w:tcPr>
            <w:tcW w:w="4529" w:type="dxa"/>
            <w:tcBorders/>
          </w:tcPr>
          <w:p>
            <w:pPr>
              <w:pStyle w:val="Normal"/>
              <w:widowControl/>
              <w:spacing w:before="0" w:after="220"/>
              <w:jc w:val="left"/>
              <w:rPr>
                <w:rFonts w:eastAsia="Arial" w:cs="Arial"/>
              </w:rPr>
            </w:pPr>
            <w:r>
              <w:rPr>
                <w:rFonts w:eastAsia="Arial" w:cs="Arial"/>
                <w:color w:val="000000"/>
                <w:kern w:val="0"/>
                <w:sz w:val="22"/>
                <w:szCs w:val="22"/>
                <w:lang w:val="nl-BE" w:eastAsia="en-US" w:bidi="ar-SA"/>
              </w:rPr>
              <w:t>EC2 Health Checks</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Min capacity</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1 instance</w:t>
            </w:r>
          </w:p>
        </w:tc>
      </w:tr>
      <w:tr>
        <w:trPr>
          <w:trHeight w:val="300" w:hRule="atLeast"/>
        </w:trPr>
        <w:tc>
          <w:tcPr>
            <w:tcW w:w="4530" w:type="dxa"/>
            <w:tcBorders>
              <w:bottom w:val="single" w:sz="12" w:space="0" w:color="000000"/>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Desired capacity</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1 instances</w:t>
            </w:r>
          </w:p>
        </w:tc>
      </w:tr>
      <w:tr>
        <w:trPr>
          <w:trHeight w:val="300" w:hRule="atLeast"/>
        </w:trPr>
        <w:tc>
          <w:tcPr>
            <w:tcW w:w="4530" w:type="dxa"/>
            <w:tcBorders>
              <w:top w:val="single" w:sz="12" w:space="0" w:color="000000"/>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Max capacity</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5 instances</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Warmup periode</w:t>
            </w:r>
          </w:p>
        </w:tc>
        <w:tc>
          <w:tcPr>
            <w:tcW w:w="4529" w:type="dxa"/>
            <w:tcBorders/>
          </w:tcPr>
          <w:p>
            <w:pPr>
              <w:pStyle w:val="Normal"/>
              <w:widowControl/>
              <w:spacing w:before="0" w:after="220"/>
              <w:jc w:val="left"/>
              <w:rPr>
                <w:rFonts w:eastAsia="Arial" w:cs="Arial"/>
              </w:rPr>
            </w:pPr>
            <w:r>
              <w:rPr>
                <w:rFonts w:eastAsia="Arial" w:cs="Arial"/>
                <w:color w:val="000000"/>
                <w:kern w:val="0"/>
                <w:sz w:val="22"/>
                <w:szCs w:val="22"/>
                <w:lang w:val="nl-BE" w:eastAsia="en-US" w:bidi="ar-SA"/>
              </w:rPr>
              <w:t>60 seconden</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Cooldown periode</w:t>
            </w:r>
          </w:p>
        </w:tc>
        <w:tc>
          <w:tcPr>
            <w:tcW w:w="4529" w:type="dxa"/>
            <w:tcBorders/>
          </w:tcPr>
          <w:p>
            <w:pPr>
              <w:pStyle w:val="Normal"/>
              <w:widowControl/>
              <w:spacing w:before="0" w:after="220"/>
              <w:jc w:val="left"/>
              <w:rPr>
                <w:rFonts w:eastAsia="Arial" w:cs="Arial"/>
              </w:rPr>
            </w:pPr>
            <w:r>
              <w:rPr>
                <w:rFonts w:eastAsia="Arial" w:cs="Arial"/>
                <w:color w:val="000000"/>
                <w:kern w:val="0"/>
                <w:sz w:val="22"/>
                <w:szCs w:val="22"/>
                <w:lang w:val="nl-BE" w:eastAsia="en-US" w:bidi="ar-SA"/>
              </w:rPr>
              <w:t>60 seconden</w:t>
            </w:r>
          </w:p>
        </w:tc>
      </w:tr>
    </w:tbl>
    <w:p>
      <w:pPr>
        <w:pStyle w:val="Normal"/>
        <w:rPr/>
      </w:pPr>
      <w:r>
        <w:rPr/>
      </w:r>
    </w:p>
    <w:p>
      <w:pPr>
        <w:pStyle w:val="Normal"/>
        <w:rPr/>
      </w:pPr>
      <w:r>
        <w:rPr/>
        <w:t>Nieuwe instanties worden automatisch geconfigureerd via een vooraf opgestelde (</w:t>
      </w:r>
      <w:r>
        <w:rPr>
          <w:i/>
          <w:iCs/>
        </w:rPr>
        <w:t>golden</w:t>
      </w:r>
      <w:r>
        <w:rPr/>
        <w:t xml:space="preserve">) AMI en </w:t>
      </w:r>
      <w:r>
        <w:rPr>
          <w:i/>
          <w:iCs/>
        </w:rPr>
        <w:t xml:space="preserve">Launch </w:t>
      </w:r>
      <w:r>
        <w:rPr/>
        <w:t>template. Hierdoor is het mogelijk om nieuwe Processor-nodes zonder manuele configuratie op te starten.</w:t>
      </w:r>
    </w:p>
    <w:p>
      <w:pPr>
        <w:pStyle w:val="Normal"/>
        <w:rPr/>
      </w:pPr>
      <w:r>
        <w:rPr/>
      </w:r>
      <w:r>
        <w:br w:type="page"/>
      </w:r>
    </w:p>
    <w:p>
      <w:pPr>
        <w:pStyle w:val="Heading3"/>
        <w:rPr/>
      </w:pPr>
      <w:bookmarkStart w:id="92" w:name="_Toc308823000"/>
      <w:r>
        <w:rPr/>
        <w:t>Analyse</w:t>
      </w:r>
      <w:bookmarkEnd w:id="92"/>
    </w:p>
    <w:p>
      <w:pPr>
        <w:pStyle w:val="Normal"/>
        <w:rPr/>
      </w:pPr>
      <w:r>
        <w:rPr/>
        <w:t>Tijdens de</w:t>
      </w:r>
      <w:r>
        <w:rPr>
          <w:i/>
        </w:rPr>
        <w:t xml:space="preserve"> load tests</w:t>
      </w:r>
      <w:r>
        <w:rPr/>
        <w:t xml:space="preserve"> steeg het CPU-gebruik van de actieve Processor-node snel. Wanneer de gemiddelde CPU-belasting langer dan 2 minuten boven de vooraf ingestelde drempel van 60% bleef, werd automatisch een nieuwe EC2-instance toegevoegd aan de </w:t>
      </w:r>
      <w:r>
        <w:rPr>
          <w:i/>
        </w:rPr>
        <w:t>Auto Scaling Group (ASG).</w:t>
      </w:r>
    </w:p>
    <w:p>
      <w:pPr>
        <w:pStyle w:val="Normal"/>
        <w:rPr/>
      </w:pPr>
      <w:r>
        <w:rPr/>
        <w:t>Wanneer de belasting gedurende langere tijd afnam en het gemiddelde CPU-gebruik langer dan 5 minuten onder 30% zakte, werden overbodige instanties automatisch verwijderd.</w:t>
      </w:r>
    </w:p>
    <w:p>
      <w:pPr>
        <w:pStyle w:val="Normal"/>
        <w:rPr>
          <w:sz w:val="18"/>
          <w:szCs w:val="18"/>
        </w:rPr>
      </w:pPr>
      <w:r>
        <w:rPr/>
        <w:drawing>
          <wp:inline distT="0" distB="0" distL="0" distR="0">
            <wp:extent cx="5486400" cy="49720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486400" cy="4972050"/>
                    </a:xfrm>
                    <a:prstGeom prst="rect">
                      <a:avLst/>
                    </a:prstGeom>
                  </pic:spPr>
                </pic:pic>
              </a:graphicData>
            </a:graphic>
          </wp:inline>
        </w:drawing>
      </w:r>
      <w:r>
        <w:rPr/>
        <w:br/>
      </w:r>
      <w:r>
        <w:rPr>
          <w:sz w:val="18"/>
          <w:szCs w:val="18"/>
        </w:rPr>
        <w:t xml:space="preserve">Aantal instanties tijdens en na </w:t>
      </w:r>
      <w:r>
        <w:rPr>
          <w:i/>
          <w:iCs/>
          <w:sz w:val="18"/>
          <w:szCs w:val="18"/>
        </w:rPr>
        <w:t>loadtest</w:t>
      </w:r>
    </w:p>
    <w:p>
      <w:pPr>
        <w:pStyle w:val="Normal"/>
        <w:rPr/>
      </w:pPr>
      <w:r>
        <w:rPr/>
        <w:drawing>
          <wp:inline distT="0" distB="0" distL="0" distR="0">
            <wp:extent cx="5553075" cy="386715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553075" cy="3867150"/>
                    </a:xfrm>
                    <a:prstGeom prst="rect">
                      <a:avLst/>
                    </a:prstGeom>
                  </pic:spPr>
                </pic:pic>
              </a:graphicData>
            </a:graphic>
          </wp:inline>
        </w:drawing>
      </w:r>
      <w:r>
        <w:rPr/>
        <w:br/>
      </w:r>
      <w:r>
        <w:rPr>
          <w:sz w:val="18"/>
          <w:szCs w:val="18"/>
        </w:rPr>
        <w:t xml:space="preserve">CPU verbruik tijdens de start van de </w:t>
      </w:r>
      <w:r>
        <w:rPr>
          <w:i/>
          <w:iCs/>
          <w:sz w:val="18"/>
          <w:szCs w:val="18"/>
        </w:rPr>
        <w:t>loadtest</w:t>
      </w:r>
    </w:p>
    <w:p>
      <w:pPr>
        <w:pStyle w:val="Heading3"/>
        <w:rPr/>
      </w:pPr>
      <w:bookmarkStart w:id="93" w:name="_Toc228157364"/>
      <w:r>
        <w:rPr/>
        <w:t>Waarnemingen</w:t>
      </w:r>
      <w:bookmarkEnd w:id="93"/>
    </w:p>
    <w:p>
      <w:pPr>
        <w:pStyle w:val="ListParagraph"/>
        <w:numPr>
          <w:ilvl w:val="0"/>
          <w:numId w:val="20"/>
        </w:numPr>
        <w:rPr/>
      </w:pPr>
      <w:r>
        <w:rPr/>
        <w:t>CPU-gebaseerd schalen reageert correct op langdurige hoge belasting.</w:t>
      </w:r>
    </w:p>
    <w:p>
      <w:pPr>
        <w:pStyle w:val="ListParagraph"/>
        <w:numPr>
          <w:ilvl w:val="0"/>
          <w:numId w:val="20"/>
        </w:numPr>
        <w:rPr/>
      </w:pPr>
      <w:r>
        <w:rPr/>
        <w:t>Nieuwe instanties hadden een korte initialisatieperiode voordat ze effectief jobs konden verwerken.</w:t>
      </w:r>
    </w:p>
    <w:p>
      <w:pPr>
        <w:pStyle w:val="ListParagraph"/>
        <w:numPr>
          <w:ilvl w:val="0"/>
          <w:numId w:val="20"/>
        </w:numPr>
        <w:rPr/>
      </w:pPr>
      <w:r>
        <w:rPr/>
        <w:t xml:space="preserve">Tijdens plotse zware belasting ontstond tijdelijk verhoogde </w:t>
      </w:r>
      <w:r>
        <w:rPr>
          <w:i/>
        </w:rPr>
        <w:t xml:space="preserve">latency </w:t>
      </w:r>
      <w:r>
        <w:rPr/>
        <w:t xml:space="preserve">doordat </w:t>
      </w:r>
      <w:r>
        <w:rPr>
          <w:i/>
        </w:rPr>
        <w:t xml:space="preserve">scaling </w:t>
      </w:r>
      <w:r>
        <w:rPr/>
        <w:t>pas startte nadat de CPU-drempel gedurende 2 minuten overschreden werd.</w:t>
      </w:r>
    </w:p>
    <w:p>
      <w:pPr>
        <w:pStyle w:val="ListParagraph"/>
        <w:numPr>
          <w:ilvl w:val="0"/>
          <w:numId w:val="20"/>
        </w:numPr>
        <w:rPr/>
      </w:pPr>
      <w:r>
        <w:rPr>
          <w:i/>
        </w:rPr>
        <w:t xml:space="preserve">Scale-in </w:t>
      </w:r>
      <w:r>
        <w:rPr/>
        <w:t>verliep stabieler door de langere cooldown periode.</w:t>
      </w:r>
    </w:p>
    <w:p>
      <w:pPr>
        <w:pStyle w:val="Heading3"/>
        <w:rPr/>
      </w:pPr>
      <w:bookmarkStart w:id="94" w:name="_Toc490184185"/>
      <w:r>
        <w:rPr/>
        <w:t>Performance bottlenecks</w:t>
      </w:r>
      <w:bookmarkEnd w:id="94"/>
    </w:p>
    <w:p>
      <w:pPr>
        <w:pStyle w:val="Normal"/>
        <w:rPr/>
      </w:pPr>
      <w:r>
        <w:rPr/>
        <w:t xml:space="preserve">Een belangrijke bottleneck binnen de huidige implementatie van de </w:t>
      </w:r>
      <w:r>
        <w:rPr>
          <w:i/>
        </w:rPr>
        <w:t xml:space="preserve">autoscaling </w:t>
      </w:r>
      <w:r>
        <w:rPr/>
        <w:t xml:space="preserve">groep is de initialisatietijd van nieuwe processor-nodes. Hoewel </w:t>
      </w:r>
      <w:r>
        <w:rPr>
          <w:i/>
        </w:rPr>
        <w:t xml:space="preserve">autoscaling </w:t>
      </w:r>
      <w:r>
        <w:rPr/>
        <w:t>correct werkt, duurt het even voordat een nieuwe EC2-instance volledig operationeel is en jobs kan verwerken.</w:t>
      </w:r>
    </w:p>
    <w:p>
      <w:pPr>
        <w:pStyle w:val="Normal"/>
        <w:rPr/>
      </w:pPr>
      <w:r>
        <w:rPr/>
        <w:t>Deze vertraging wordt veroorzaakt door:</w:t>
      </w:r>
    </w:p>
    <w:p>
      <w:pPr>
        <w:pStyle w:val="ListParagraph"/>
        <w:numPr>
          <w:ilvl w:val="0"/>
          <w:numId w:val="21"/>
        </w:numPr>
        <w:rPr/>
      </w:pPr>
      <w:r>
        <w:rPr/>
        <w:t>Het opstarten van de instantie</w:t>
      </w:r>
    </w:p>
    <w:p>
      <w:pPr>
        <w:pStyle w:val="ListParagraph"/>
        <w:numPr>
          <w:ilvl w:val="0"/>
          <w:numId w:val="21"/>
        </w:numPr>
        <w:rPr/>
      </w:pPr>
      <w:r>
        <w:rPr/>
        <w:t>Initialisatie van de services</w:t>
      </w:r>
    </w:p>
    <w:p>
      <w:pPr>
        <w:pStyle w:val="ListParagraph"/>
        <w:numPr>
          <w:ilvl w:val="0"/>
          <w:numId w:val="21"/>
        </w:numPr>
        <w:rPr/>
      </w:pPr>
      <w:r>
        <w:rPr/>
        <w:t>Registratie binnen de infrastructuur</w:t>
      </w:r>
    </w:p>
    <w:p>
      <w:pPr>
        <w:pStyle w:val="Normal"/>
        <w:rPr/>
      </w:pPr>
      <w:r>
        <w:rPr/>
        <w:t>Dit kan leiden tot situaties waarbij gebruikers vertraging ervaren voordat extra capaciteit wordt toegevoegd.</w:t>
      </w:r>
    </w:p>
    <w:p>
      <w:pPr>
        <w:pStyle w:val="Normal"/>
        <w:rPr/>
      </w:pPr>
      <w:r>
        <w:rPr/>
      </w:r>
      <w:r>
        <w:br w:type="page"/>
      </w:r>
    </w:p>
    <w:p>
      <w:pPr>
        <w:pStyle w:val="Heading3"/>
        <w:rPr/>
      </w:pPr>
      <w:bookmarkStart w:id="95" w:name="_Toc1219698677"/>
      <w:r>
        <w:rPr/>
        <w:t>Bottleneck identificatie</w:t>
      </w:r>
      <w:bookmarkEnd w:id="95"/>
    </w:p>
    <w:p>
      <w:pPr>
        <w:pStyle w:val="Normal"/>
        <w:rPr/>
      </w:pPr>
      <w:r>
        <w:rPr/>
        <w:t>Tijdens de analyse werden volgende bottlenecks geïdentificeerd:</w:t>
      </w:r>
    </w:p>
    <w:tbl>
      <w:tblPr>
        <w:tblStyle w:val="TableGrid"/>
        <w:tblW w:w="90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30"/>
        <w:gridCol w:w="4529"/>
      </w:tblGrid>
      <w:tr>
        <w:trPr>
          <w:trHeight w:val="300" w:hRule="atLeast"/>
        </w:trPr>
        <w:tc>
          <w:tcPr>
            <w:tcW w:w="4530" w:type="dxa"/>
            <w:tcBorders>
              <w:bottom w:val="single" w:sz="12" w:space="0" w:color="000000"/>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Bottleneck</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Impact</w:t>
            </w:r>
          </w:p>
        </w:tc>
      </w:tr>
      <w:tr>
        <w:trPr>
          <w:trHeight w:val="300" w:hRule="atLeast"/>
        </w:trPr>
        <w:tc>
          <w:tcPr>
            <w:tcW w:w="4530" w:type="dxa"/>
            <w:tcBorders>
              <w:top w:val="single" w:sz="12" w:space="0" w:color="000000"/>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i/>
                <w:color w:val="000000"/>
                <w:kern w:val="0"/>
                <w:sz w:val="22"/>
                <w:szCs w:val="22"/>
                <w:lang w:val="nl-BE" w:eastAsia="en-US" w:bidi="ar-SA"/>
              </w:rPr>
              <w:t xml:space="preserve">CPU-only </w:t>
            </w:r>
            <w:r>
              <w:rPr>
                <w:rFonts w:eastAsia="" w:cs=""/>
                <w:color w:val="000000"/>
                <w:kern w:val="0"/>
                <w:sz w:val="22"/>
                <w:szCs w:val="22"/>
                <w:lang w:val="nl-BE" w:eastAsia="en-US" w:bidi="ar-SA"/>
              </w:rPr>
              <w:t>meetwaarden</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Onvolledig beeld van workload</w:t>
            </w:r>
          </w:p>
        </w:tc>
      </w:tr>
      <w:tr>
        <w:trPr>
          <w:trHeight w:val="300" w:hRule="atLeast"/>
        </w:trPr>
        <w:tc>
          <w:tcPr>
            <w:tcW w:w="4530" w:type="dxa"/>
            <w:tcBorders/>
          </w:tcPr>
          <w:p>
            <w:pPr>
              <w:pStyle w:val="Normal"/>
              <w:widowControl/>
              <w:spacing w:before="0" w:after="220"/>
              <w:jc w:val="left"/>
              <w:rPr>
                <w:i/>
                <w:i/>
              </w:rPr>
            </w:pPr>
            <w:r>
              <w:rPr>
                <w:rFonts w:eastAsia="" w:cs=""/>
                <w:i/>
                <w:color w:val="000000"/>
                <w:kern w:val="0"/>
                <w:sz w:val="22"/>
                <w:szCs w:val="22"/>
                <w:lang w:val="nl-BE" w:eastAsia="en-US" w:bidi="ar-SA"/>
              </w:rPr>
              <w:t>Instance startup time</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 xml:space="preserve">Tijdelijk verhoogde </w:t>
            </w:r>
            <w:r>
              <w:rPr>
                <w:rFonts w:eastAsia="" w:cs=""/>
                <w:i/>
                <w:color w:val="000000"/>
                <w:kern w:val="0"/>
                <w:sz w:val="22"/>
                <w:szCs w:val="22"/>
                <w:lang w:val="nl-BE" w:eastAsia="en-US" w:bidi="ar-SA"/>
              </w:rPr>
              <w:t>latency</w:t>
            </w:r>
          </w:p>
        </w:tc>
      </w:tr>
      <w:tr>
        <w:trPr>
          <w:trHeight w:val="300" w:hRule="atLeast"/>
        </w:trPr>
        <w:tc>
          <w:tcPr>
            <w:tcW w:w="4530"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Cooldown periode</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Tragere reactie op opeenvolgende pieken</w:t>
            </w:r>
          </w:p>
        </w:tc>
      </w:tr>
      <w:tr>
        <w:trPr>
          <w:trHeight w:val="300" w:hRule="atLeast"/>
        </w:trPr>
        <w:tc>
          <w:tcPr>
            <w:tcW w:w="4530"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Centrale mediaservice</w:t>
            </w:r>
          </w:p>
        </w:tc>
        <w:tc>
          <w:tcPr>
            <w:tcW w:w="4529" w:type="dxa"/>
            <w:tcBorders/>
          </w:tcPr>
          <w:p>
            <w:pPr>
              <w:pStyle w:val="Normal"/>
              <w:widowControl/>
              <w:spacing w:before="0" w:after="220"/>
              <w:jc w:val="left"/>
              <w:rPr>
                <w:lang w:val="en-US"/>
              </w:rPr>
            </w:pPr>
            <w:r>
              <w:rPr>
                <w:rFonts w:eastAsia="" w:cs=""/>
                <w:color w:val="000000"/>
                <w:kern w:val="0"/>
                <w:sz w:val="22"/>
                <w:szCs w:val="22"/>
                <w:lang w:val="en-US" w:eastAsia="en-US" w:bidi="ar-SA"/>
              </w:rPr>
              <w:t>Mogelijk single point of failure</w:t>
            </w:r>
          </w:p>
        </w:tc>
      </w:tr>
    </w:tbl>
    <w:p>
      <w:pPr>
        <w:pStyle w:val="Normal"/>
        <w:jc w:val="right"/>
        <w:rPr>
          <w:lang w:val="en-US"/>
        </w:rPr>
      </w:pPr>
      <w:r>
        <w:rPr>
          <w:lang w:val="en-US"/>
        </w:rPr>
      </w:r>
    </w:p>
    <w:p>
      <w:pPr>
        <w:pStyle w:val="Heading3"/>
        <w:rPr/>
      </w:pPr>
      <w:bookmarkStart w:id="96" w:name="_Toc6130129"/>
      <w:r>
        <w:rPr/>
        <w:t>Vergelijking met hypothese</w:t>
      </w:r>
      <w:bookmarkEnd w:id="96"/>
    </w:p>
    <w:p>
      <w:pPr>
        <w:pStyle w:val="Normal"/>
        <w:rPr/>
      </w:pPr>
      <w:r>
        <w:rPr/>
        <w:t xml:space="preserve">De resultaten van de eerste implementatie ondersteunen gedeeltelijk de hypothese. Deze zei dat </w:t>
      </w:r>
      <w:r>
        <w:rPr>
          <w:i/>
        </w:rPr>
        <w:t xml:space="preserve">monitoringstools </w:t>
      </w:r>
      <w:r>
        <w:rPr/>
        <w:t xml:space="preserve">zoals Datadog </w:t>
      </w:r>
      <w:r>
        <w:rPr>
          <w:i/>
          <w:iCs/>
        </w:rPr>
        <w:t>autoscaling</w:t>
      </w:r>
      <w:r>
        <w:rPr/>
        <w:t xml:space="preserve">-strategieën kunnen verbeteren door betere inzichten te geven in systeemprestaties en bottlenecks. Tijdens de testen bleek Datadog effectief realtime inzicht aan te bieden in CPU-gebruik, </w:t>
      </w:r>
      <w:r>
        <w:rPr>
          <w:i/>
        </w:rPr>
        <w:t xml:space="preserve">instance health </w:t>
      </w:r>
      <w:r>
        <w:rPr/>
        <w:t xml:space="preserve">en </w:t>
      </w:r>
      <w:r>
        <w:rPr>
          <w:i/>
        </w:rPr>
        <w:t>scaling events.</w:t>
      </w:r>
      <w:r>
        <w:rPr/>
        <w:t xml:space="preserve"> Hierdoor konden schaalacties en performantieproblemen eenvoudig geanalyseerd worden.</w:t>
      </w:r>
    </w:p>
    <w:p>
      <w:pPr>
        <w:pStyle w:val="Normal"/>
        <w:rPr/>
      </w:pPr>
      <w:r>
        <w:rPr/>
        <w:t xml:space="preserve">Daarnaast werd in de hypothese verwacht dat schalen op basis van </w:t>
      </w:r>
      <w:r>
        <w:rPr>
          <w:i/>
        </w:rPr>
        <w:t xml:space="preserve">custom metrics </w:t>
      </w:r>
      <w:r>
        <w:rPr/>
        <w:t xml:space="preserve">mogelijk stabielere prestaties kunnen leveren dan CPU-gebaseerd schalen. De resultaten tonen al aan dat er enkele beperkingen van </w:t>
      </w:r>
      <w:r>
        <w:rPr>
          <w:i/>
        </w:rPr>
        <w:t>CPU-only scaling</w:t>
      </w:r>
      <w:r>
        <w:rPr/>
        <w:t xml:space="preserve"> zijn. Vooral de vertraagde reactie op plotse piekbelasting wijst erop dat </w:t>
      </w:r>
      <w:r>
        <w:rPr>
          <w:i/>
        </w:rPr>
        <w:t xml:space="preserve">custom metrics </w:t>
      </w:r>
      <w:r>
        <w:rPr/>
        <w:t>mogelijk efficiëntere schalingsbeslissingen kunnen nemen.</w:t>
      </w:r>
    </w:p>
    <w:p>
      <w:pPr>
        <w:pStyle w:val="Heading3"/>
        <w:rPr/>
      </w:pPr>
      <w:bookmarkStart w:id="97" w:name="_Toc1359708323"/>
      <w:r>
        <w:rPr/>
        <w:t>Conclusie</w:t>
      </w:r>
      <w:bookmarkEnd w:id="97"/>
    </w:p>
    <w:p>
      <w:pPr>
        <w:pStyle w:val="Normal"/>
        <w:rPr/>
      </w:pPr>
      <w:r>
        <w:rPr/>
        <w:t xml:space="preserve">De implementatie van </w:t>
      </w:r>
      <w:r>
        <w:rPr>
          <w:i/>
        </w:rPr>
        <w:t>CPU-based autoscaling</w:t>
      </w:r>
      <w:r>
        <w:rPr/>
        <w:t xml:space="preserve"> functioneert correct en slaagt erin om extra Processor-nodes automatisch toe te voegen tijdens verhoogde belasting. Hierdoor wordt de workload verdeeld over meerdere instanties en blijven systeemprestaties beter behouden tijdens piekverkeer.</w:t>
      </w:r>
    </w:p>
    <w:p>
      <w:pPr>
        <w:pStyle w:val="Normal"/>
        <w:rPr/>
      </w:pPr>
      <w:r>
        <w:rPr/>
        <w:t xml:space="preserve">Toch tonen de verzamelde observatiegegevens aan dat </w:t>
      </w:r>
      <w:r>
        <w:rPr>
          <w:i/>
        </w:rPr>
        <w:t>CPU-based autoscaling</w:t>
      </w:r>
      <w:r>
        <w:rPr/>
        <w:t xml:space="preserve"> enkele beperkingen heeft, voornamelijk op het vlak van reactietijd en nauwkeurigheid van schalingsbeslissingen. Dit ondersteunt het verdere onderzoek naar geavanceerdere schaalstrategieën op basis van </w:t>
      </w:r>
      <w:r>
        <w:rPr>
          <w:i/>
        </w:rPr>
        <w:t>custom metrics</w:t>
      </w:r>
      <w:r>
        <w:rPr/>
        <w:t xml:space="preserve"> en </w:t>
      </w:r>
      <w:r>
        <w:rPr>
          <w:i/>
        </w:rPr>
        <w:t>observability</w:t>
      </w:r>
      <w:r>
        <w:rPr/>
        <w:t>-data via Datadog.</w:t>
      </w:r>
    </w:p>
    <w:p>
      <w:pPr>
        <w:pStyle w:val="Normal"/>
        <w:rPr/>
      </w:pPr>
      <w:r>
        <w:rPr/>
      </w:r>
      <w:r>
        <w:br w:type="page"/>
      </w:r>
    </w:p>
    <w:p>
      <w:pPr>
        <w:pStyle w:val="Heading2"/>
        <w:rPr/>
      </w:pPr>
      <w:bookmarkStart w:id="98" w:name="_Toc1633303618"/>
      <w:r>
        <w:rPr/>
        <w:t>Autoscaling op basis van custom metrics</w:t>
      </w:r>
      <w:bookmarkEnd w:id="98"/>
    </w:p>
    <w:p>
      <w:pPr>
        <w:pStyle w:val="Normal"/>
        <w:rPr/>
      </w:pPr>
      <w:r>
        <w:rPr/>
        <w:t xml:space="preserve">Een tweede strategie voor automatisch schalen die geïmplementeerd werd is op basis van de </w:t>
      </w:r>
      <w:r>
        <w:rPr>
          <w:i/>
        </w:rPr>
        <w:t xml:space="preserve">queue depth </w:t>
      </w:r>
      <w:r>
        <w:rPr/>
        <w:t>van de api-media instantie. Deze meetwaarde vertegenwoordigt het aantal wachtende AI-verwerkingstaken die nog niet verwerkt zijn.</w:t>
      </w:r>
    </w:p>
    <w:p>
      <w:pPr>
        <w:pStyle w:val="Normal"/>
        <w:rPr/>
      </w:pPr>
      <w:r>
        <w:rPr/>
        <w:t>Het doel van deze strategie was om automatisch schalen beter af te stemmen op de workload van het systeem. Door het aantal openstaande jobs te monitoren, kan het systeem sneller anticiperen op toenemende belasting en bijkomende Processor-nodes opstarten voordat bestaande instanties overbelast raken.</w:t>
      </w:r>
    </w:p>
    <w:p>
      <w:pPr>
        <w:pStyle w:val="Normal"/>
        <w:rPr>
          <w:sz w:val="18"/>
          <w:szCs w:val="18"/>
        </w:rPr>
      </w:pPr>
      <w:r>
        <w:rPr/>
        <w:drawing>
          <wp:inline distT="0" distB="0" distL="0" distR="0">
            <wp:extent cx="5581650" cy="289560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581650" cy="2895600"/>
                    </a:xfrm>
                    <a:prstGeom prst="rect">
                      <a:avLst/>
                    </a:prstGeom>
                  </pic:spPr>
                </pic:pic>
              </a:graphicData>
            </a:graphic>
          </wp:inline>
        </w:drawing>
      </w:r>
      <w:r>
        <w:rPr/>
        <w:br/>
      </w:r>
      <w:r>
        <w:rPr>
          <w:i/>
          <w:iCs/>
          <w:sz w:val="18"/>
          <w:szCs w:val="18"/>
        </w:rPr>
        <w:t xml:space="preserve">Latency </w:t>
      </w:r>
      <w:r>
        <w:rPr>
          <w:sz w:val="18"/>
          <w:szCs w:val="18"/>
        </w:rPr>
        <w:t xml:space="preserve">tijdens </w:t>
      </w:r>
      <w:r>
        <w:rPr>
          <w:i/>
          <w:iCs/>
          <w:sz w:val="18"/>
          <w:szCs w:val="18"/>
        </w:rPr>
        <w:t xml:space="preserve">loadtest </w:t>
      </w:r>
      <w:r>
        <w:rPr>
          <w:sz w:val="18"/>
          <w:szCs w:val="18"/>
        </w:rPr>
        <w:t>(start rond 17u05)</w:t>
      </w:r>
    </w:p>
    <w:p>
      <w:pPr>
        <w:pStyle w:val="Normal"/>
        <w:rPr/>
      </w:pPr>
      <w:r>
        <w:rPr/>
      </w:r>
    </w:p>
    <w:p>
      <w:pPr>
        <w:pStyle w:val="Normal"/>
        <w:rPr/>
      </w:pPr>
      <w:r>
        <w:rPr/>
      </w:r>
      <w:r>
        <w:br w:type="page"/>
      </w:r>
    </w:p>
    <w:p>
      <w:pPr>
        <w:pStyle w:val="Heading3"/>
        <w:rPr/>
      </w:pPr>
      <w:bookmarkStart w:id="99" w:name="_Toc1009438627"/>
      <w:r>
        <w:rPr/>
        <w:t>Autoscaling configuratie</w:t>
      </w:r>
      <w:bookmarkEnd w:id="99"/>
    </w:p>
    <w:tbl>
      <w:tblPr>
        <w:tblStyle w:val="TableGrid"/>
        <w:tblW w:w="90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30"/>
        <w:gridCol w:w="4529"/>
      </w:tblGrid>
      <w:tr>
        <w:trPr>
          <w:trHeight w:val="300" w:hRule="atLeast"/>
        </w:trPr>
        <w:tc>
          <w:tcPr>
            <w:tcW w:w="4530" w:type="dxa"/>
            <w:tcBorders/>
          </w:tcPr>
          <w:p>
            <w:pPr>
              <w:pStyle w:val="Normal"/>
              <w:widowControl/>
              <w:spacing w:before="0" w:after="220"/>
              <w:jc w:val="left"/>
              <w:rPr>
                <w:b/>
                <w:b/>
                <w:bCs/>
              </w:rPr>
            </w:pPr>
            <w:r>
              <w:rPr>
                <w:rFonts w:eastAsia="" w:cs=""/>
                <w:b/>
                <w:bCs/>
                <w:color w:val="000000"/>
                <w:kern w:val="0"/>
                <w:sz w:val="22"/>
                <w:szCs w:val="22"/>
                <w:lang w:val="nl-BE" w:eastAsia="en-US" w:bidi="ar-SA"/>
              </w:rPr>
              <w:t>Parameter</w:t>
            </w:r>
          </w:p>
        </w:tc>
        <w:tc>
          <w:tcPr>
            <w:tcW w:w="4529" w:type="dxa"/>
            <w:tcBorders/>
          </w:tcPr>
          <w:p>
            <w:pPr>
              <w:pStyle w:val="Normal"/>
              <w:widowControl/>
              <w:spacing w:before="0" w:after="220"/>
              <w:jc w:val="left"/>
              <w:rPr>
                <w:b/>
                <w:b/>
                <w:bCs/>
              </w:rPr>
            </w:pPr>
            <w:r>
              <w:rPr>
                <w:rFonts w:eastAsia="" w:cs=""/>
                <w:b/>
                <w:bCs/>
                <w:color w:val="000000"/>
                <w:kern w:val="0"/>
                <w:sz w:val="22"/>
                <w:szCs w:val="22"/>
                <w:lang w:val="nl-BE" w:eastAsia="en-US" w:bidi="ar-SA"/>
              </w:rPr>
              <w:t>Configuratie</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Scale-out threshold</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Queue depth &gt; 10 jobs gedurende 1 minuut</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Scale-in threshold</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Queue depth &lt; 8 jobs gedurende 5 minuten</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Scaling increment</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+1 / -1 instance</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Health check type</w:t>
            </w:r>
          </w:p>
        </w:tc>
        <w:tc>
          <w:tcPr>
            <w:tcW w:w="4529" w:type="dxa"/>
            <w:tcBorders/>
          </w:tcPr>
          <w:p>
            <w:pPr>
              <w:pStyle w:val="Normal"/>
              <w:widowControl/>
              <w:spacing w:before="0" w:after="220"/>
              <w:jc w:val="left"/>
              <w:rPr>
                <w:rFonts w:eastAsia="Arial" w:cs="Arial"/>
              </w:rPr>
            </w:pPr>
            <w:r>
              <w:rPr>
                <w:rFonts w:eastAsia="Arial" w:cs="Arial"/>
                <w:color w:val="000000"/>
                <w:kern w:val="0"/>
                <w:sz w:val="22"/>
                <w:szCs w:val="22"/>
                <w:lang w:val="nl-BE" w:eastAsia="en-US" w:bidi="ar-SA"/>
              </w:rPr>
              <w:t>EC2 Health Checks</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Min capacity</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1 instance</w:t>
            </w:r>
          </w:p>
        </w:tc>
      </w:tr>
      <w:tr>
        <w:trPr>
          <w:trHeight w:val="300" w:hRule="atLeast"/>
        </w:trPr>
        <w:tc>
          <w:tcPr>
            <w:tcW w:w="4530" w:type="dxa"/>
            <w:tcBorders>
              <w:bottom w:val="single" w:sz="12" w:space="0" w:color="000000"/>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Desired capacity</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1 instances</w:t>
            </w:r>
          </w:p>
        </w:tc>
      </w:tr>
      <w:tr>
        <w:trPr>
          <w:trHeight w:val="300" w:hRule="atLeast"/>
        </w:trPr>
        <w:tc>
          <w:tcPr>
            <w:tcW w:w="4530" w:type="dxa"/>
            <w:tcBorders>
              <w:top w:val="single" w:sz="12" w:space="0" w:color="000000"/>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Max capacity</w:t>
            </w:r>
          </w:p>
        </w:tc>
        <w:tc>
          <w:tcPr>
            <w:tcW w:w="4529"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5 instances</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Warmup periode</w:t>
            </w:r>
          </w:p>
        </w:tc>
        <w:tc>
          <w:tcPr>
            <w:tcW w:w="4529" w:type="dxa"/>
            <w:tcBorders/>
          </w:tcPr>
          <w:p>
            <w:pPr>
              <w:pStyle w:val="Normal"/>
              <w:widowControl/>
              <w:spacing w:before="0" w:after="220"/>
              <w:jc w:val="left"/>
              <w:rPr>
                <w:rFonts w:eastAsia="Arial" w:cs="Arial"/>
              </w:rPr>
            </w:pPr>
            <w:r>
              <w:rPr>
                <w:rFonts w:eastAsia="Arial" w:cs="Arial"/>
                <w:color w:val="000000"/>
                <w:kern w:val="0"/>
                <w:sz w:val="22"/>
                <w:szCs w:val="22"/>
                <w:lang w:val="nl-BE" w:eastAsia="en-US" w:bidi="ar-SA"/>
              </w:rPr>
              <w:t>60 seconden</w:t>
            </w:r>
          </w:p>
        </w:tc>
      </w:tr>
      <w:tr>
        <w:trPr>
          <w:trHeight w:val="300" w:hRule="atLeast"/>
        </w:trPr>
        <w:tc>
          <w:tcPr>
            <w:tcW w:w="4530" w:type="dxa"/>
            <w:tcBorders/>
          </w:tcPr>
          <w:p>
            <w:pPr>
              <w:pStyle w:val="Normal"/>
              <w:widowControl/>
              <w:spacing w:before="0" w:after="220"/>
              <w:jc w:val="left"/>
              <w:rPr>
                <w:rFonts w:ascii="Arial" w:hAnsi="Arial"/>
                <w:color w:val="000000"/>
                <w:kern w:val="0"/>
                <w:sz w:val="22"/>
                <w:szCs w:val="22"/>
                <w:lang w:val="nl-BE" w:eastAsia="en-US" w:bidi="ar-SA"/>
              </w:rPr>
            </w:pPr>
            <w:r>
              <w:rPr>
                <w:rFonts w:eastAsia="Arial" w:cs="Arial"/>
                <w:color w:val="000000"/>
                <w:kern w:val="0"/>
                <w:sz w:val="22"/>
                <w:szCs w:val="22"/>
                <w:lang w:val="nl-BE" w:eastAsia="en-US" w:bidi="ar-SA"/>
              </w:rPr>
              <w:t>Cooldown periode</w:t>
            </w:r>
          </w:p>
        </w:tc>
        <w:tc>
          <w:tcPr>
            <w:tcW w:w="4529" w:type="dxa"/>
            <w:tcBorders/>
          </w:tcPr>
          <w:p>
            <w:pPr>
              <w:pStyle w:val="Normal"/>
              <w:widowControl/>
              <w:spacing w:before="0" w:after="220"/>
              <w:jc w:val="left"/>
              <w:rPr>
                <w:rFonts w:eastAsia="Arial" w:cs="Arial"/>
              </w:rPr>
            </w:pPr>
            <w:r>
              <w:rPr>
                <w:rFonts w:eastAsia="Arial" w:cs="Arial"/>
                <w:color w:val="000000"/>
                <w:kern w:val="0"/>
                <w:sz w:val="22"/>
                <w:szCs w:val="22"/>
                <w:lang w:val="nl-BE" w:eastAsia="en-US" w:bidi="ar-SA"/>
              </w:rPr>
              <w:t>60 seconden</w:t>
            </w:r>
          </w:p>
        </w:tc>
      </w:tr>
    </w:tbl>
    <w:p>
      <w:pPr>
        <w:pStyle w:val="Normal"/>
        <w:rPr/>
      </w:pPr>
      <w:r>
        <w:rPr/>
      </w:r>
    </w:p>
    <w:p>
      <w:pPr>
        <w:pStyle w:val="Normal"/>
        <w:rPr/>
      </w:pPr>
      <w:r>
        <w:rPr/>
        <w:t xml:space="preserve">Nieuwe </w:t>
      </w:r>
      <w:r>
        <w:rPr>
          <w:i/>
          <w:iCs/>
        </w:rPr>
        <w:t xml:space="preserve">instances </w:t>
      </w:r>
      <w:r>
        <w:rPr/>
        <w:t>worden automatisch geconfigureerd via een vooraf opgestelde (</w:t>
      </w:r>
      <w:r>
        <w:rPr>
          <w:i/>
          <w:iCs/>
        </w:rPr>
        <w:t>golden</w:t>
      </w:r>
      <w:r>
        <w:rPr/>
        <w:t xml:space="preserve">) AMI en </w:t>
      </w:r>
      <w:r>
        <w:rPr>
          <w:i/>
          <w:iCs/>
        </w:rPr>
        <w:t xml:space="preserve">Launch </w:t>
      </w:r>
      <w:r>
        <w:rPr/>
        <w:t>template. Hierdoor is het mogelijk om nieuwe Processor-nodes zonder manuele configuratie op te starten.</w:t>
      </w:r>
    </w:p>
    <w:p>
      <w:pPr>
        <w:pStyle w:val="Normal"/>
        <w:rPr/>
      </w:pPr>
      <w:r>
        <w:rPr/>
      </w:r>
    </w:p>
    <w:p>
      <w:pPr>
        <w:pStyle w:val="Normal"/>
        <w:rPr/>
      </w:pPr>
      <w:r>
        <w:rPr/>
      </w:r>
      <w:r>
        <w:br w:type="page"/>
      </w:r>
    </w:p>
    <w:p>
      <w:pPr>
        <w:pStyle w:val="Heading3"/>
        <w:rPr/>
      </w:pPr>
      <w:bookmarkStart w:id="100" w:name="_Toc819745291"/>
      <w:r>
        <w:rPr/>
        <w:t>Analyse</w:t>
      </w:r>
      <w:bookmarkEnd w:id="100"/>
    </w:p>
    <w:p>
      <w:pPr>
        <w:pStyle w:val="Normal"/>
        <w:rPr/>
      </w:pPr>
      <w:r>
        <w:rPr/>
        <w:t xml:space="preserve">Tijdens de </w:t>
      </w:r>
      <w:r>
        <w:rPr>
          <w:i/>
        </w:rPr>
        <w:t>load tests</w:t>
      </w:r>
      <w:r>
        <w:rPr/>
        <w:t xml:space="preserve"> steeg het aantal wachtende jobs in de wachtrij snel zodra meerdere gebruikers tegelijkertijd afbeeldingen uploaden voor verwerking. In tegenstelling tot CPU-gebaseerd schalen werd bij deze strategie sneller gereageerd op een toenemende workload.</w:t>
      </w:r>
    </w:p>
    <w:p>
      <w:pPr>
        <w:pStyle w:val="Normal"/>
        <w:rPr/>
      </w:pPr>
      <w:r>
        <w:rPr/>
        <w:t>Wanneer het aantal jobs in de wachtrij langer dan 1 minuut boven de ingestelde waarde bleef, werd automatisch een bijkomende Processor-node opgestart. Hierdoor was het mogelijk voor het systeem om sneller extra capaciteit te voorzien voordat de bestaande instanties volledig overbelast raakten.</w:t>
      </w:r>
    </w:p>
    <w:p>
      <w:pPr>
        <w:pStyle w:val="Normal"/>
        <w:rPr/>
      </w:pPr>
      <w:r>
        <w:rPr/>
        <w:t xml:space="preserve">Na het toevoegen van nieuwe instanties daalde de </w:t>
      </w:r>
      <w:r>
        <w:rPr>
          <w:i/>
          <w:iCs/>
        </w:rPr>
        <w:t>queue depth</w:t>
      </w:r>
      <w:r>
        <w:rPr/>
        <w:t xml:space="preserve"> geleidelijk doordat meerdere </w:t>
      </w:r>
      <w:r>
        <w:rPr>
          <w:i/>
          <w:iCs/>
        </w:rPr>
        <w:t xml:space="preserve">workers </w:t>
      </w:r>
      <w:r>
        <w:rPr/>
        <w:t>jobs begonnen te verwerken. Zodra het aantal openstaande jobs gedurende langere tijd onder de ingestelde drempel bleef, werden overbodige instanties opnieuw verwijderd.</w:t>
      </w:r>
    </w:p>
    <w:p>
      <w:pPr>
        <w:pStyle w:val="Normal"/>
        <w:rPr>
          <w:sz w:val="18"/>
          <w:szCs w:val="18"/>
        </w:rPr>
      </w:pPr>
      <w:r>
        <w:rPr/>
        <w:drawing>
          <wp:inline distT="0" distB="0" distL="0" distR="0">
            <wp:extent cx="5572125" cy="391477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572125" cy="3914775"/>
                    </a:xfrm>
                    <a:prstGeom prst="rect">
                      <a:avLst/>
                    </a:prstGeom>
                  </pic:spPr>
                </pic:pic>
              </a:graphicData>
            </a:graphic>
          </wp:inline>
        </w:drawing>
      </w:r>
      <w:r>
        <w:rPr/>
        <w:br/>
      </w:r>
      <w:r>
        <w:rPr>
          <w:i/>
          <w:iCs/>
          <w:sz w:val="18"/>
          <w:szCs w:val="18"/>
        </w:rPr>
        <w:t xml:space="preserve">Queue depth </w:t>
      </w:r>
      <w:r>
        <w:rPr>
          <w:sz w:val="18"/>
          <w:szCs w:val="18"/>
        </w:rPr>
        <w:t xml:space="preserve">tijdens </w:t>
      </w:r>
      <w:r>
        <w:rPr>
          <w:i/>
          <w:iCs/>
          <w:sz w:val="18"/>
          <w:szCs w:val="18"/>
        </w:rPr>
        <w:t>loadtest</w:t>
      </w:r>
    </w:p>
    <w:p>
      <w:pPr>
        <w:pStyle w:val="Normal"/>
        <w:rPr/>
      </w:pPr>
      <w:r>
        <w:rPr/>
      </w:r>
      <w:r>
        <w:br w:type="page"/>
      </w:r>
    </w:p>
    <w:p>
      <w:pPr>
        <w:pStyle w:val="Normal"/>
        <w:rPr/>
      </w:pPr>
      <w:r>
        <w:rPr/>
        <w:drawing>
          <wp:inline distT="0" distB="0" distL="0" distR="0">
            <wp:extent cx="5457825" cy="42291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457825" cy="4229100"/>
                    </a:xfrm>
                    <a:prstGeom prst="rect">
                      <a:avLst/>
                    </a:prstGeom>
                  </pic:spPr>
                </pic:pic>
              </a:graphicData>
            </a:graphic>
          </wp:inline>
        </w:drawing>
      </w:r>
    </w:p>
    <w:p>
      <w:pPr>
        <w:pStyle w:val="Heading3"/>
        <w:rPr>
          <w:sz w:val="18"/>
          <w:szCs w:val="18"/>
        </w:rPr>
      </w:pPr>
      <w:bookmarkStart w:id="101" w:name="_Toc1834913628"/>
      <w:r>
        <w:rPr/>
        <w:t>Waarnemingen</w:t>
      </w:r>
      <w:bookmarkEnd w:id="101"/>
    </w:p>
    <w:p>
      <w:pPr>
        <w:pStyle w:val="ListParagraph"/>
        <w:numPr>
          <w:ilvl w:val="0"/>
          <w:numId w:val="22"/>
        </w:numPr>
        <w:rPr/>
      </w:pPr>
      <w:r>
        <w:rPr>
          <w:i/>
        </w:rPr>
        <w:t xml:space="preserve">Queue depth </w:t>
      </w:r>
      <w:r>
        <w:rPr/>
        <w:t>schalen reageerde sneller op plots zware belasting.</w:t>
      </w:r>
    </w:p>
    <w:p>
      <w:pPr>
        <w:pStyle w:val="ListParagraph"/>
        <w:numPr>
          <w:ilvl w:val="0"/>
          <w:numId w:val="22"/>
        </w:numPr>
        <w:rPr/>
      </w:pPr>
      <w:r>
        <w:rPr/>
        <w:t>Nieuwe instanties werden proactiever toegevoegd dan bij CPU-gebaseerd schalen.</w:t>
      </w:r>
    </w:p>
    <w:p>
      <w:pPr>
        <w:pStyle w:val="ListParagraph"/>
        <w:numPr>
          <w:ilvl w:val="0"/>
          <w:numId w:val="22"/>
        </w:numPr>
        <w:rPr/>
      </w:pPr>
      <w:r>
        <w:rPr>
          <w:i/>
        </w:rPr>
        <w:t>Queue depth</w:t>
      </w:r>
      <w:r>
        <w:rPr/>
        <w:t xml:space="preserve"> gaf een accurater beeld van de werkelijk systeemdruk.</w:t>
      </w:r>
    </w:p>
    <w:p>
      <w:pPr>
        <w:pStyle w:val="Heading3"/>
        <w:rPr/>
      </w:pPr>
      <w:bookmarkStart w:id="102" w:name="_Toc1703209581"/>
      <w:r>
        <w:rPr/>
        <w:t>Performance bottlenecks</w:t>
      </w:r>
      <w:bookmarkEnd w:id="102"/>
    </w:p>
    <w:p>
      <w:pPr>
        <w:pStyle w:val="Normal"/>
        <w:rPr/>
      </w:pPr>
      <w:r>
        <w:rPr/>
        <w:t xml:space="preserve">Net zoals bij CPU-gebaseerd </w:t>
      </w:r>
      <w:r>
        <w:rPr>
          <w:i/>
        </w:rPr>
        <w:t xml:space="preserve">autoscaling </w:t>
      </w:r>
      <w:r>
        <w:rPr/>
        <w:t xml:space="preserve">bleef de opstarttijd van nieuwe EC2-instanties een belangrijke bottleneck. Hoewel </w:t>
      </w:r>
      <w:r>
        <w:rPr>
          <w:i/>
        </w:rPr>
        <w:t xml:space="preserve">autoscaling </w:t>
      </w:r>
      <w:r>
        <w:rPr/>
        <w:t>sneller getriggerd werd, was er nog steeds een vertraging tussen het detecteren van een stijgende wachtrij en het moment waarop een nieuwe processor-node effectief jobs kon verwerken.</w:t>
      </w:r>
    </w:p>
    <w:p>
      <w:pPr>
        <w:pStyle w:val="Normal"/>
        <w:rPr>
          <w:color w:val="auto"/>
        </w:rPr>
      </w:pPr>
      <w:r>
        <w:rPr>
          <w:color w:val="auto"/>
        </w:rPr>
        <w:t xml:space="preserve">Een mogelijke tweede bottleneck was de gevoeligheid van </w:t>
      </w:r>
      <w:r>
        <w:rPr>
          <w:i/>
          <w:iCs/>
          <w:color w:val="auto"/>
        </w:rPr>
        <w:t xml:space="preserve">queue depth </w:t>
      </w:r>
      <w:r>
        <w:rPr>
          <w:color w:val="auto"/>
        </w:rPr>
        <w:t xml:space="preserve">voor plotse fluctuaties in workload. Zoals bijvoorbeeld gebruikers die binnen een korte tijd grote hoeveelheden afbeeldingen uploaden, dan kan de </w:t>
      </w:r>
      <w:r>
        <w:rPr>
          <w:i/>
          <w:iCs/>
          <w:color w:val="auto"/>
        </w:rPr>
        <w:t xml:space="preserve">queue depth </w:t>
      </w:r>
      <w:r>
        <w:rPr>
          <w:color w:val="auto"/>
        </w:rPr>
        <w:t>zeer snel stijgen en dalen. Hierdoor ontstond het risico op overmatig schalen bij korte pieken.</w:t>
      </w:r>
    </w:p>
    <w:p>
      <w:pPr>
        <w:pStyle w:val="Normal"/>
        <w:rPr>
          <w:color w:val="FFFFFF" w:themeColor="background2"/>
        </w:rPr>
      </w:pPr>
      <w:r>
        <w:rPr>
          <w:color w:val="FFFFFF" w:themeColor="background2"/>
        </w:rPr>
      </w:r>
    </w:p>
    <w:p>
      <w:pPr>
        <w:pStyle w:val="Normal"/>
        <w:rPr/>
      </w:pPr>
      <w:r>
        <w:rPr/>
      </w:r>
    </w:p>
    <w:p>
      <w:pPr>
        <w:pStyle w:val="Normal"/>
        <w:rPr/>
      </w:pPr>
      <w:r>
        <w:rPr/>
      </w:r>
      <w:r>
        <w:br w:type="page"/>
      </w:r>
    </w:p>
    <w:p>
      <w:pPr>
        <w:pStyle w:val="Heading3"/>
        <w:rPr/>
      </w:pPr>
      <w:bookmarkStart w:id="103" w:name="_Toc179382892"/>
      <w:r>
        <w:rPr/>
        <w:t>Bottleneck identificatie</w:t>
      </w:r>
      <w:bookmarkEnd w:id="103"/>
    </w:p>
    <w:tbl>
      <w:tblPr>
        <w:tblStyle w:val="TableGrid"/>
        <w:tblW w:w="90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30"/>
        <w:gridCol w:w="4529"/>
      </w:tblGrid>
      <w:tr>
        <w:trPr>
          <w:trHeight w:val="300" w:hRule="atLeast"/>
        </w:trPr>
        <w:tc>
          <w:tcPr>
            <w:tcW w:w="4530" w:type="dxa"/>
            <w:tcBorders>
              <w:bottom w:val="single" w:sz="12" w:space="0" w:color="000000"/>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Bottleneck</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Impact</w:t>
            </w:r>
          </w:p>
        </w:tc>
      </w:tr>
      <w:tr>
        <w:trPr>
          <w:trHeight w:val="300" w:hRule="atLeast"/>
        </w:trPr>
        <w:tc>
          <w:tcPr>
            <w:tcW w:w="4530" w:type="dxa"/>
            <w:tcBorders/>
          </w:tcPr>
          <w:p>
            <w:pPr>
              <w:pStyle w:val="Normal"/>
              <w:widowControl/>
              <w:spacing w:before="0" w:after="220"/>
              <w:jc w:val="left"/>
              <w:rPr>
                <w:i/>
                <w:i/>
                <w:iCs/>
              </w:rPr>
            </w:pPr>
            <w:r>
              <w:rPr>
                <w:rFonts w:eastAsia="" w:cs=""/>
                <w:i/>
                <w:iCs/>
                <w:color w:val="000000"/>
                <w:kern w:val="0"/>
                <w:sz w:val="22"/>
                <w:szCs w:val="22"/>
                <w:lang w:val="nl-BE" w:eastAsia="en-US" w:bidi="ar-SA"/>
              </w:rPr>
              <w:t>Instance startup time</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Tijdelijke opstapeling van jobs</w:t>
            </w:r>
          </w:p>
        </w:tc>
      </w:tr>
      <w:tr>
        <w:trPr>
          <w:trHeight w:val="300" w:hRule="atLeast"/>
        </w:trPr>
        <w:tc>
          <w:tcPr>
            <w:tcW w:w="4530"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 xml:space="preserve">Snelle </w:t>
            </w:r>
            <w:r>
              <w:rPr>
                <w:rFonts w:eastAsia="" w:cs=""/>
                <w:i/>
                <w:color w:val="000000"/>
                <w:kern w:val="0"/>
                <w:sz w:val="22"/>
                <w:szCs w:val="22"/>
                <w:lang w:val="nl-BE" w:eastAsia="en-US" w:bidi="ar-SA"/>
              </w:rPr>
              <w:t xml:space="preserve">queue </w:t>
            </w:r>
            <w:r>
              <w:rPr>
                <w:rFonts w:eastAsia="" w:cs=""/>
                <w:color w:val="000000"/>
                <w:kern w:val="0"/>
                <w:sz w:val="22"/>
                <w:szCs w:val="22"/>
                <w:lang w:val="nl-BE" w:eastAsia="en-US" w:bidi="ar-SA"/>
              </w:rPr>
              <w:t>fluctuaties</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Risico op over-</w:t>
            </w:r>
            <w:r>
              <w:rPr>
                <w:rFonts w:eastAsia="" w:cs=""/>
                <w:i/>
                <w:color w:val="000000"/>
                <w:kern w:val="0"/>
                <w:sz w:val="22"/>
                <w:szCs w:val="22"/>
                <w:lang w:val="nl-BE" w:eastAsia="en-US" w:bidi="ar-SA"/>
              </w:rPr>
              <w:t>scaling</w:t>
            </w:r>
          </w:p>
        </w:tc>
      </w:tr>
      <w:tr>
        <w:trPr>
          <w:trHeight w:val="300" w:hRule="atLeast"/>
        </w:trPr>
        <w:tc>
          <w:tcPr>
            <w:tcW w:w="4530"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Centrale mediaservice</w:t>
            </w:r>
          </w:p>
        </w:tc>
        <w:tc>
          <w:tcPr>
            <w:tcW w:w="4529" w:type="dxa"/>
            <w:tcBorders/>
          </w:tcPr>
          <w:p>
            <w:pPr>
              <w:pStyle w:val="Normal"/>
              <w:widowControl/>
              <w:spacing w:before="0" w:after="220"/>
              <w:jc w:val="left"/>
              <w:rPr>
                <w:rFonts w:ascii="Arial" w:hAnsi="Arial" w:eastAsia="" w:cs=""/>
                <w:color w:val="000000"/>
                <w:kern w:val="0"/>
                <w:sz w:val="22"/>
                <w:szCs w:val="22"/>
                <w:lang w:val="nl-BE" w:eastAsia="en-US" w:bidi="ar-SA"/>
              </w:rPr>
            </w:pPr>
            <w:r>
              <w:rPr>
                <w:rFonts w:eastAsia="" w:cs=""/>
                <w:color w:val="000000"/>
                <w:kern w:val="0"/>
                <w:sz w:val="22"/>
                <w:szCs w:val="22"/>
                <w:lang w:val="nl-BE" w:eastAsia="en-US" w:bidi="ar-SA"/>
              </w:rPr>
              <w:t>Mogelijk vertraging bij bestandsoverdacht</w:t>
            </w:r>
          </w:p>
        </w:tc>
      </w:tr>
    </w:tbl>
    <w:p>
      <w:pPr>
        <w:pStyle w:val="Normal"/>
        <w:rPr/>
      </w:pPr>
      <w:r>
        <w:rPr/>
      </w:r>
    </w:p>
    <w:p>
      <w:pPr>
        <w:pStyle w:val="Heading3"/>
        <w:rPr/>
      </w:pPr>
      <w:bookmarkStart w:id="104" w:name="_Toc67110571"/>
      <w:r>
        <w:rPr/>
        <w:t>Vergelijking met hypothese</w:t>
      </w:r>
      <w:bookmarkEnd w:id="104"/>
    </w:p>
    <w:p>
      <w:pPr>
        <w:pStyle w:val="Normal"/>
        <w:rPr/>
      </w:pPr>
      <w:r>
        <w:rPr/>
        <w:t xml:space="preserve">De resultaten van de </w:t>
      </w:r>
      <w:r>
        <w:rPr>
          <w:i/>
        </w:rPr>
        <w:t xml:space="preserve">custom metric </w:t>
      </w:r>
      <w:r>
        <w:rPr>
          <w:i/>
          <w:iCs/>
        </w:rPr>
        <w:t>scaling-</w:t>
      </w:r>
      <w:r>
        <w:rPr/>
        <w:t xml:space="preserve">strategie ondersteunen de hypothese. Deze zei dat </w:t>
      </w:r>
      <w:r>
        <w:rPr>
          <w:i/>
        </w:rPr>
        <w:t xml:space="preserve">custom metrics </w:t>
      </w:r>
      <w:r>
        <w:rPr/>
        <w:t xml:space="preserve">stabielere prestaties kunnen leveren dan CPU-gebaseerd schalen wanneer deze correct afgestemd zijn op de workload. Tijdens de uitgevoerde testen bleek </w:t>
      </w:r>
      <w:r>
        <w:rPr>
          <w:i/>
        </w:rPr>
        <w:t>queue depth</w:t>
      </w:r>
      <w:r>
        <w:rPr/>
        <w:t xml:space="preserve"> een relevantere indicator van systeembelasting te zijn dan CPU-gebruik alleen.</w:t>
      </w:r>
    </w:p>
    <w:p>
      <w:pPr>
        <w:pStyle w:val="Normal"/>
        <w:rPr/>
      </w:pPr>
      <w:r>
        <w:rPr>
          <w:i/>
        </w:rPr>
        <w:t xml:space="preserve">Queue depth scaling </w:t>
      </w:r>
      <w:r>
        <w:rPr/>
        <w:t xml:space="preserve">reageerde sneller op verhoogde vraag en kon bijkomende processor-nodes opstarten voordat bestaande instanties volledig overbelast raakten. Dankzij realtime </w:t>
      </w:r>
      <w:r>
        <w:rPr>
          <w:i/>
        </w:rPr>
        <w:t xml:space="preserve">monitoring </w:t>
      </w:r>
      <w:r>
        <w:rPr/>
        <w:t xml:space="preserve">binnen Datadog konden bottlenecks en </w:t>
      </w:r>
      <w:r>
        <w:rPr>
          <w:i/>
        </w:rPr>
        <w:t>scaling events</w:t>
      </w:r>
      <w:r>
        <w:rPr/>
        <w:t xml:space="preserve"> nauwkeurig geanalyseerd worden.</w:t>
      </w:r>
    </w:p>
    <w:p>
      <w:pPr>
        <w:pStyle w:val="Normal"/>
        <w:rPr/>
      </w:pPr>
      <w:r>
        <w:rPr/>
        <w:t xml:space="preserve">De resultaten tonen aan dat </w:t>
      </w:r>
      <w:r>
        <w:rPr>
          <w:i/>
        </w:rPr>
        <w:t xml:space="preserve">custom metrics </w:t>
      </w:r>
      <w:r>
        <w:rPr/>
        <w:t>beter afgestemde schalingsbeslissingen mogelijk maken doordat ze, mits goed gekozen, direct gekoppeld zijn aan de werkelijke workload van de applicatie.</w:t>
      </w:r>
    </w:p>
    <w:p>
      <w:pPr>
        <w:pStyle w:val="Heading3"/>
        <w:rPr/>
      </w:pPr>
      <w:bookmarkStart w:id="105" w:name="_Toc507076028"/>
      <w:r>
        <w:rPr/>
        <w:t>Conclusie</w:t>
      </w:r>
      <w:bookmarkEnd w:id="105"/>
    </w:p>
    <w:p>
      <w:pPr>
        <w:pStyle w:val="Normal"/>
        <w:rPr/>
      </w:pPr>
      <w:r>
        <w:rPr/>
        <w:t xml:space="preserve">De implementatie van </w:t>
      </w:r>
      <w:r>
        <w:rPr>
          <w:i/>
          <w:iCs/>
        </w:rPr>
        <w:t>autoscaling</w:t>
      </w:r>
      <w:r>
        <w:rPr/>
        <w:t xml:space="preserve"> op basis van </w:t>
      </w:r>
      <w:r>
        <w:rPr>
          <w:i/>
          <w:iCs/>
        </w:rPr>
        <w:t xml:space="preserve">queue depth </w:t>
      </w:r>
      <w:r>
        <w:rPr/>
        <w:t xml:space="preserve">leverde stabielere prestaties op dan de standaard CPU-gebaseerde schalingstrategie. Door het aantal wachtende jobs als </w:t>
      </w:r>
      <w:r>
        <w:rPr>
          <w:i/>
          <w:iCs/>
        </w:rPr>
        <w:t xml:space="preserve">scaling </w:t>
      </w:r>
      <w:r>
        <w:rPr/>
        <w:t>trigger te gebruiken, kon het systeem sneller reageren op toenemende belasting en bijkomende processor-nodes proactief toevoegen.</w:t>
      </w:r>
    </w:p>
    <w:p>
      <w:pPr>
        <w:pStyle w:val="Normal"/>
        <w:rPr/>
      </w:pPr>
      <w:r>
        <w:rPr/>
        <w:t>Hoewel bepaalde bottlenecks, zoals</w:t>
      </w:r>
      <w:r>
        <w:rPr>
          <w:i/>
        </w:rPr>
        <w:t xml:space="preserve"> instance startup time</w:t>
      </w:r>
      <w:r>
        <w:rPr/>
        <w:t xml:space="preserve">, nog steeds aanwezig blijven, tonen de resultaten aan dat </w:t>
      </w:r>
      <w:r>
        <w:rPr>
          <w:i/>
        </w:rPr>
        <w:t>custom metrics</w:t>
      </w:r>
      <w:r>
        <w:rPr/>
        <w:t xml:space="preserve"> een efficiëntere en nauwkeurigere </w:t>
      </w:r>
      <w:r>
        <w:rPr>
          <w:i/>
          <w:iCs/>
        </w:rPr>
        <w:t>scaling</w:t>
      </w:r>
      <w:r>
        <w:rPr/>
        <w:t>-strategie kunnen vormen.</w:t>
      </w:r>
    </w:p>
    <w:p>
      <w:pPr>
        <w:pStyle w:val="Normal"/>
        <w:rPr/>
      </w:pPr>
      <w:r>
        <w:rPr/>
      </w:r>
      <w:r>
        <w:br w:type="page"/>
      </w:r>
    </w:p>
    <w:p>
      <w:pPr>
        <w:pStyle w:val="Heading1"/>
        <w:rPr/>
      </w:pPr>
      <w:bookmarkStart w:id="106" w:name="_Toc1901252489"/>
      <w:bookmarkStart w:id="107" w:name="_Toc308339961"/>
      <w:bookmarkStart w:id="108" w:name="_Toc174935226"/>
      <w:bookmarkStart w:id="109" w:name="_Toc225525933"/>
      <w:r>
        <w:rPr/>
        <w:t>Conclusie</w:t>
      </w:r>
      <w:bookmarkEnd w:id="106"/>
      <w:bookmarkEnd w:id="107"/>
      <w:bookmarkEnd w:id="108"/>
      <w:bookmarkEnd w:id="109"/>
      <w:r>
        <w:rPr/>
        <w:t xml:space="preserve"> </w:t>
      </w:r>
    </w:p>
    <w:p>
      <w:pPr>
        <w:pStyle w:val="Normal"/>
        <w:rPr/>
      </w:pPr>
      <w:r>
        <w:rPr/>
        <w:t xml:space="preserve">Dit onderzoek had als doel te onderzoeken hoe Datadog werkt en hoe het </w:t>
      </w:r>
      <w:r>
        <w:rPr>
          <w:i/>
          <w:iCs/>
        </w:rPr>
        <w:t>autoscaling</w:t>
      </w:r>
      <w:r>
        <w:rPr/>
        <w:t xml:space="preserve">strategieën binnen een cloudomgeving kan verbeteren. Ook werd er onderzocht welke </w:t>
      </w:r>
      <w:r>
        <w:rPr>
          <w:i/>
          <w:iCs/>
        </w:rPr>
        <w:t xml:space="preserve">scaling </w:t>
      </w:r>
      <w:r>
        <w:rPr/>
        <w:t xml:space="preserve">triggers de meest stabiele prestaties opleveren. Hierbij werd specifiek gekeken naar het verschil tussen CPU-gebaseerd </w:t>
      </w:r>
      <w:r>
        <w:rPr>
          <w:i/>
          <w:iCs/>
        </w:rPr>
        <w:t xml:space="preserve">autoscaling </w:t>
      </w:r>
      <w:r>
        <w:rPr/>
        <w:t xml:space="preserve">en </w:t>
      </w:r>
      <w:r>
        <w:rPr>
          <w:i/>
          <w:iCs/>
        </w:rPr>
        <w:t xml:space="preserve">autoscaling </w:t>
      </w:r>
      <w:r>
        <w:rPr/>
        <w:t xml:space="preserve">op basis van </w:t>
      </w:r>
      <w:r>
        <w:rPr>
          <w:i/>
          <w:iCs/>
        </w:rPr>
        <w:t xml:space="preserve">custom metrics </w:t>
      </w:r>
      <w:r>
        <w:rPr/>
        <w:t xml:space="preserve">zoals </w:t>
      </w:r>
      <w:r>
        <w:rPr>
          <w:i/>
          <w:iCs/>
        </w:rPr>
        <w:t>queue depth.</w:t>
      </w:r>
    </w:p>
    <w:p>
      <w:pPr>
        <w:pStyle w:val="Normal"/>
        <w:spacing w:lineRule="auto" w:line="259" w:before="0" w:after="160"/>
        <w:rPr>
          <w:color w:val="auto"/>
        </w:rPr>
      </w:pPr>
      <w:r>
        <w:rPr>
          <w:color w:val="auto"/>
        </w:rPr>
        <w:t xml:space="preserve">Op basis van uitgevoerde experimenten kan geconcludeerd worden dat Datadog een belangrijke meerwaarde biedt binnen moderne cloudarchitecturen. Dankzij realtime </w:t>
      </w:r>
      <w:r>
        <w:rPr>
          <w:i/>
          <w:iCs/>
          <w:color w:val="auto"/>
        </w:rPr>
        <w:t xml:space="preserve">observability </w:t>
      </w:r>
      <w:r>
        <w:rPr>
          <w:color w:val="auto"/>
        </w:rPr>
        <w:t xml:space="preserve">en </w:t>
      </w:r>
      <w:r>
        <w:rPr>
          <w:i/>
          <w:iCs/>
          <w:color w:val="auto"/>
        </w:rPr>
        <w:t xml:space="preserve">monitoring </w:t>
      </w:r>
      <w:r>
        <w:rPr>
          <w:color w:val="auto"/>
        </w:rPr>
        <w:t xml:space="preserve">is het mogelijk om systeemprestaties, </w:t>
      </w:r>
      <w:r>
        <w:rPr>
          <w:i/>
          <w:iCs/>
          <w:color w:val="auto"/>
        </w:rPr>
        <w:t>scaling events</w:t>
      </w:r>
      <w:r>
        <w:rPr>
          <w:color w:val="auto"/>
        </w:rPr>
        <w:t xml:space="preserve"> en bottlenecks nauwkeurig te analyseren.</w:t>
      </w:r>
    </w:p>
    <w:p>
      <w:pPr>
        <w:pStyle w:val="Normal"/>
        <w:spacing w:lineRule="auto" w:line="259" w:before="0" w:after="160"/>
        <w:rPr>
          <w:color w:val="auto"/>
        </w:rPr>
      </w:pPr>
      <w:r>
        <w:rPr>
          <w:color w:val="auto"/>
        </w:rPr>
        <w:t xml:space="preserve">De onderzoeksvraag rond </w:t>
      </w:r>
      <w:r>
        <w:rPr>
          <w:i/>
          <w:iCs/>
          <w:color w:val="auto"/>
        </w:rPr>
        <w:t xml:space="preserve">scaling </w:t>
      </w:r>
      <w:r>
        <w:rPr>
          <w:color w:val="auto"/>
        </w:rPr>
        <w:t xml:space="preserve">triggers werd ook beantwoord. Hoewel CPU-gebaseerd </w:t>
      </w:r>
      <w:r>
        <w:rPr>
          <w:i/>
          <w:iCs/>
          <w:color w:val="auto"/>
        </w:rPr>
        <w:t xml:space="preserve">autoscaling </w:t>
      </w:r>
      <w:r>
        <w:rPr>
          <w:color w:val="auto"/>
        </w:rPr>
        <w:t xml:space="preserve">correct functioneerde en succesvol extra processor-nodes kon aanmaken tijdens verhoogde belasting, bleek deze strategie voornamelijk reactief te werken. </w:t>
      </w:r>
      <w:r>
        <w:rPr>
          <w:i/>
          <w:iCs/>
          <w:color w:val="auto"/>
        </w:rPr>
        <w:t xml:space="preserve">Scaling </w:t>
      </w:r>
      <w:r>
        <w:rPr>
          <w:color w:val="auto"/>
        </w:rPr>
        <w:t xml:space="preserve">werd pas gestart nadat CPU-gebruik gedurende een langere tijd hoog bleef, wat tijdens plotse hoge belasting leidde tot verhoogde </w:t>
      </w:r>
      <w:r>
        <w:rPr>
          <w:i/>
          <w:iCs/>
          <w:color w:val="auto"/>
        </w:rPr>
        <w:t xml:space="preserve">latency </w:t>
      </w:r>
      <w:r>
        <w:rPr>
          <w:color w:val="auto"/>
        </w:rPr>
        <w:t>en tijdelijke overbelasting van bestaande instanties.</w:t>
      </w:r>
    </w:p>
    <w:p>
      <w:pPr>
        <w:pStyle w:val="Normal"/>
        <w:spacing w:lineRule="auto" w:line="259" w:before="0" w:after="160"/>
        <w:rPr>
          <w:color w:val="auto"/>
        </w:rPr>
      </w:pPr>
      <w:r>
        <w:rPr>
          <w:color w:val="auto"/>
        </w:rPr>
        <w:t xml:space="preserve">De implementatie op basis van </w:t>
      </w:r>
      <w:r>
        <w:rPr>
          <w:i/>
          <w:iCs/>
          <w:color w:val="auto"/>
        </w:rPr>
        <w:t>custom metrics</w:t>
      </w:r>
      <w:r>
        <w:rPr>
          <w:color w:val="auto"/>
        </w:rPr>
        <w:t xml:space="preserve"> daarentegen leverde stabielere prestaties op. Door </w:t>
      </w:r>
      <w:r>
        <w:rPr>
          <w:i/>
          <w:iCs/>
          <w:color w:val="auto"/>
        </w:rPr>
        <w:t>queue depth</w:t>
      </w:r>
      <w:r>
        <w:rPr>
          <w:color w:val="auto"/>
        </w:rPr>
        <w:t xml:space="preserve"> te gebruiken als </w:t>
      </w:r>
      <w:r>
        <w:rPr>
          <w:i/>
          <w:iCs/>
          <w:color w:val="auto"/>
        </w:rPr>
        <w:t xml:space="preserve">scaling </w:t>
      </w:r>
      <w:r>
        <w:rPr>
          <w:color w:val="auto"/>
        </w:rPr>
        <w:t xml:space="preserve">trigger kon het systeem sneller anticiperen op verhoogde workload. Hierdoor werden nieuwe instanties proactiever toegevoegd en bleef </w:t>
      </w:r>
      <w:r>
        <w:rPr>
          <w:i/>
          <w:iCs/>
          <w:color w:val="auto"/>
        </w:rPr>
        <w:t xml:space="preserve">latency </w:t>
      </w:r>
      <w:r>
        <w:rPr>
          <w:color w:val="auto"/>
        </w:rPr>
        <w:t xml:space="preserve">lager tijdens zware belasting. De resultaten tonen aan dat </w:t>
      </w:r>
      <w:r>
        <w:rPr>
          <w:i/>
          <w:iCs/>
          <w:color w:val="auto"/>
        </w:rPr>
        <w:t>custom metrics</w:t>
      </w:r>
      <w:r>
        <w:rPr>
          <w:color w:val="auto"/>
        </w:rPr>
        <w:t xml:space="preserve"> beter afgestemd kunnen worden op de werkelijke belasting van een applicatie dan CPU-gebruik alleen.</w:t>
      </w:r>
    </w:p>
    <w:p>
      <w:pPr>
        <w:pStyle w:val="Normal"/>
        <w:spacing w:lineRule="auto" w:line="259" w:before="0" w:after="160"/>
        <w:rPr>
          <w:color w:val="auto"/>
        </w:rPr>
      </w:pPr>
      <w:r>
        <w:rPr>
          <w:color w:val="auto"/>
        </w:rPr>
        <w:t xml:space="preserve">Een belangrijke beperking bij beide schaalstrategieën was de opstarttijd van nieuwe EC2-instanties, zelfs bij snellere </w:t>
      </w:r>
      <w:r>
        <w:rPr>
          <w:i/>
          <w:iCs/>
          <w:color w:val="auto"/>
        </w:rPr>
        <w:t xml:space="preserve">scaling </w:t>
      </w:r>
      <w:r>
        <w:rPr>
          <w:color w:val="auto"/>
        </w:rPr>
        <w:t xml:space="preserve">triggers duurt het enige tijd voordat nieuwe processor-nodes operationeel zijn. Ook zijn er verdere optimalisaties mogelijk, het combineren van verschillende meetwaarden om nauwkeurigere schaalbeslissingen te maken is hier één van. Het verkorten van instanties </w:t>
      </w:r>
      <w:r>
        <w:rPr>
          <w:i/>
          <w:iCs/>
          <w:color w:val="auto"/>
        </w:rPr>
        <w:t xml:space="preserve">startup times </w:t>
      </w:r>
      <w:r>
        <w:rPr>
          <w:color w:val="auto"/>
        </w:rPr>
        <w:t xml:space="preserve">via </w:t>
      </w:r>
      <w:r>
        <w:rPr>
          <w:i/>
          <w:iCs/>
          <w:color w:val="auto"/>
        </w:rPr>
        <w:t xml:space="preserve">containerization </w:t>
      </w:r>
      <w:r>
        <w:rPr>
          <w:color w:val="auto"/>
        </w:rPr>
        <w:t>of</w:t>
      </w:r>
      <w:r>
        <w:rPr>
          <w:i/>
          <w:iCs/>
          <w:color w:val="auto"/>
        </w:rPr>
        <w:t xml:space="preserve"> standby instances </w:t>
      </w:r>
      <w:r>
        <w:rPr>
          <w:color w:val="auto"/>
        </w:rPr>
        <w:t>kan de reactietijd van het systeem optimaliseren.</w:t>
      </w:r>
    </w:p>
    <w:p>
      <w:pPr>
        <w:pStyle w:val="Normal"/>
        <w:spacing w:lineRule="auto" w:line="259" w:before="0" w:after="160"/>
        <w:rPr>
          <w:color w:val="auto"/>
        </w:rPr>
      </w:pPr>
      <w:r>
        <w:rPr>
          <w:color w:val="auto"/>
        </w:rPr>
        <w:t xml:space="preserve">De oorspronkelijke hypothese wordt grotendeels bevestigd. Datadog bleek zeer effectief bij het verbeteren van </w:t>
      </w:r>
      <w:r>
        <w:rPr>
          <w:i/>
          <w:iCs/>
          <w:color w:val="auto"/>
        </w:rPr>
        <w:t>autoscaling</w:t>
      </w:r>
      <w:r>
        <w:rPr>
          <w:color w:val="auto"/>
        </w:rPr>
        <w:t xml:space="preserve">strategieën, het kan hierin dus een essentiële rol spelen. Daarnaast tonen de resultaten aan dat </w:t>
      </w:r>
      <w:r>
        <w:rPr>
          <w:i/>
          <w:iCs/>
          <w:color w:val="auto"/>
        </w:rPr>
        <w:t>custom metrics</w:t>
      </w:r>
      <w:r>
        <w:rPr>
          <w:color w:val="auto"/>
        </w:rPr>
        <w:t>, als deze correct geconfigureerd zijn, stabielere en efficiëntere schaalbeslissingen kunnen opleveren dan CPU-gebaseerd schalen.</w:t>
      </w:r>
    </w:p>
    <w:p>
      <w:pPr>
        <w:pStyle w:val="Normal"/>
        <w:spacing w:lineRule="auto" w:line="259" w:before="0" w:after="160"/>
        <w:rPr>
          <w:color w:val="auto"/>
        </w:rPr>
      </w:pPr>
      <w:r>
        <w:rPr>
          <w:color w:val="auto"/>
        </w:rPr>
      </w:r>
    </w:p>
    <w:p>
      <w:pPr>
        <w:pStyle w:val="Normal"/>
        <w:rPr/>
      </w:pPr>
      <w:r>
        <w:rPr/>
      </w:r>
      <w:r>
        <w:br w:type="page"/>
      </w:r>
    </w:p>
    <w:p>
      <w:pPr>
        <w:pStyle w:val="Heading1"/>
        <w:rPr/>
      </w:pPr>
      <w:bookmarkStart w:id="110" w:name="_Toc1413839075"/>
      <w:r>
        <w:rPr/>
        <w:t>Reflectie (STARR)</w:t>
      </w:r>
      <w:bookmarkEnd w:id="110"/>
    </w:p>
    <w:p>
      <w:pPr>
        <w:pStyle w:val="Heading2"/>
        <w:rPr/>
      </w:pPr>
      <w:bookmarkStart w:id="111" w:name="_Toc1938048889"/>
      <w:r>
        <w:rPr/>
        <w:t>Gert-Jan</w:t>
      </w:r>
      <w:bookmarkEnd w:id="111"/>
    </w:p>
    <w:p>
      <w:pPr>
        <w:pStyle w:val="Normal"/>
        <w:rPr/>
      </w:pPr>
      <w:r>
        <w:rPr>
          <w:rFonts w:eastAsia="Arial" w:cs="Arial"/>
        </w:rPr>
        <w:t xml:space="preserve">Voor het researchproject van het schooljaar 2025–2026 kregen we de opdracht om een bestaande applicatie te deployen op AWS zonder gebruik te maken van containers. Daarnaast moesten we Single Sign-On (SSO) implementeren via Keycloak en </w:t>
      </w:r>
      <w:r>
        <w:rPr>
          <w:rFonts w:eastAsia="Arial" w:cs="Arial"/>
          <w:i/>
          <w:iCs/>
        </w:rPr>
        <w:t xml:space="preserve">observability </w:t>
      </w:r>
      <w:r>
        <w:rPr>
          <w:rFonts w:eastAsia="Arial" w:cs="Arial"/>
        </w:rPr>
        <w:t>dashboards opzetten met Datadog. Het volledige deploymentproces moest ook geautomatiseerd worden met Ansible. Tegelijkertijd moesten we ook onderzoeksvragen formuleren en uitwerken in een research paper.</w:t>
      </w:r>
    </w:p>
    <w:p>
      <w:pPr>
        <w:pStyle w:val="Normal"/>
        <w:spacing w:before="0" w:after="240"/>
        <w:rPr/>
      </w:pPr>
      <w:r>
        <w:rPr>
          <w:rFonts w:eastAsia="Arial" w:cs="Arial"/>
        </w:rPr>
        <w:t>Tijdens de drie sprints heb ik verschillende taken uitgevoerd:</w:t>
      </w:r>
      <w:r>
        <w:rPr/>
        <w:br/>
      </w:r>
      <w:r>
        <w:rPr>
          <w:rFonts w:eastAsia="Arial" w:cs="Arial"/>
        </w:rPr>
        <w:t xml:space="preserve">In sprint 1 lag mijn focus voornamelijk op het manueel deployen van de applicatie op EC2-instances, zowel voor de services als de frontend. Daarnaast zorgde ik ervoor dat HTTPS/SSL correct geconfigureerd werd via de </w:t>
      </w:r>
      <w:r>
        <w:rPr>
          <w:rFonts w:eastAsia="Arial" w:cs="Arial"/>
          <w:i/>
          <w:iCs/>
        </w:rPr>
        <w:t>load balancer</w:t>
      </w:r>
      <w:r>
        <w:rPr>
          <w:rFonts w:eastAsia="Arial" w:cs="Arial"/>
        </w:rPr>
        <w:t xml:space="preserve"> en werkte ik de domeinnaamconfiguratie en Route53-instellingen in AWS uit.</w:t>
      </w:r>
      <w:r>
        <w:rPr/>
        <w:br/>
      </w:r>
      <w:r>
        <w:rPr>
          <w:rFonts w:eastAsia="Arial" w:cs="Arial"/>
        </w:rPr>
        <w:t>Tijdens sprint 2 heb ik gewerkt aan de automatisering van de services met Ansible en de implementatie van Ansible Vault voor het veilig beheren van gevoelige gegevens. Omdat duidelijk werd dat we meerdere Ansible-configuraties zouden hebben, hebben we beslist een extra user story toe te voegen om deze configuraties samen te brengen en beter te structureren. Daarnaast heb ik Adam ondersteund bij de manuele implementatie van Keycloak.</w:t>
      </w:r>
      <w:r>
        <w:rPr/>
        <w:br/>
      </w:r>
      <w:r>
        <w:rPr>
          <w:rFonts w:eastAsia="Arial" w:cs="Arial"/>
        </w:rPr>
        <w:t xml:space="preserve">In sprint 3 lag mijn focus vooral op het uitwerken van de research paper en het ondersteunen van teamleden bij overblijvende user stories, waaronder de automatisering van Keycloak (US-12) en elastic compute scaling (US-13). Daarnaast hebben we een tweede Datadog-dashboard toegevoegd dat voornamelijk informatie liet zien in verband met </w:t>
      </w:r>
      <w:r>
        <w:rPr>
          <w:rFonts w:eastAsia="Arial" w:cs="Arial"/>
          <w:i/>
          <w:iCs/>
        </w:rPr>
        <w:t>autoscaling</w:t>
      </w:r>
      <w:r>
        <w:rPr>
          <w:rFonts w:eastAsia="Arial" w:cs="Arial"/>
        </w:rPr>
        <w:t xml:space="preserve">. Hierbij heb ik input gegeven en geholpen met de implementatie van een tweede autoscaling group op basis van </w:t>
      </w:r>
      <w:r>
        <w:rPr>
          <w:rFonts w:eastAsia="Arial" w:cs="Arial"/>
          <w:i/>
          <w:iCs/>
        </w:rPr>
        <w:t>custom metrics</w:t>
      </w:r>
      <w:r>
        <w:rPr>
          <w:rFonts w:eastAsia="Arial" w:cs="Arial"/>
        </w:rPr>
        <w:t>.</w:t>
      </w:r>
    </w:p>
    <w:p>
      <w:pPr>
        <w:pStyle w:val="Normal"/>
        <w:rPr/>
      </w:pPr>
      <w:r>
        <w:rPr>
          <w:rFonts w:eastAsia="Arial" w:cs="Arial"/>
        </w:rPr>
        <w:t xml:space="preserve">Elke sprint startte met het verfijnen van de </w:t>
      </w:r>
      <w:r>
        <w:rPr>
          <w:rFonts w:eastAsia="Arial" w:cs="Arial"/>
          <w:i/>
          <w:iCs/>
        </w:rPr>
        <w:t xml:space="preserve">user stories </w:t>
      </w:r>
      <w:r>
        <w:rPr>
          <w:rFonts w:eastAsia="Arial" w:cs="Arial"/>
        </w:rPr>
        <w:t>en het opsplitsen ervan in subtaken, zodat het werk overzichtelijker werd. Tijdens de uitvoering verliep het werk meestal vlot, al waren er momenten waarop ik enkele uren vastzat op technische problemen. Door onderzoek te doen, documentatie te raadplegen en samen te werken met teamleden slaagde ik er uiteindelijk in om de problemen op te lossen en mijn taken succesvol af te ronden.</w:t>
      </w:r>
    </w:p>
    <w:p>
      <w:pPr>
        <w:pStyle w:val="Normal"/>
        <w:rPr/>
      </w:pPr>
      <w:r>
        <w:rPr>
          <w:rFonts w:eastAsia="Arial" w:cs="Arial"/>
        </w:rPr>
        <w:t xml:space="preserve">Na ongeveer drie maanden werk hebben we een volledig functionerende applicatie gedeployed op AWS, inclusief SSO via Keycloak en </w:t>
      </w:r>
      <w:r>
        <w:rPr>
          <w:rFonts w:eastAsia="Arial" w:cs="Arial"/>
          <w:i/>
          <w:iCs/>
        </w:rPr>
        <w:t xml:space="preserve">observability </w:t>
      </w:r>
      <w:r>
        <w:rPr>
          <w:rFonts w:eastAsia="Arial" w:cs="Arial"/>
        </w:rPr>
        <w:t>via Datadog, zoals gevraagd in de opdracht. Dankzij deze infrastructuur konden we verschillende loadtesten uitvoeren ter ondersteuning van ons onderzoek en onze research paper.</w:t>
      </w:r>
    </w:p>
    <w:p>
      <w:pPr>
        <w:pStyle w:val="Normal"/>
        <w:rPr/>
      </w:pPr>
      <w:r>
        <w:rPr>
          <w:rFonts w:eastAsia="Arial" w:cs="Arial"/>
        </w:rPr>
        <w:t>Ik kijk met een tevreden gevoel terug op dit project. We zijn erin geslaagd om tijdens elke sprint de vooropgestelde doelstellingen te behalen en in sprint 2 zelfs extra functionaliteiten te implementeren. Hierdoor verliep de afronding van het project tegen de deadline redelijk rustig en zonder al te veel stress. Persoonlijk heb ik veel bijgeleerd over AWS, automatisering met Ansible, security via Keycloak en monitoring met Datadog.</w:t>
      </w:r>
      <w:r>
        <w:br w:type="page"/>
      </w:r>
    </w:p>
    <w:p>
      <w:pPr>
        <w:pStyle w:val="Heading2"/>
        <w:rPr>
          <w:rFonts w:eastAsia="Arial" w:cs="Arial"/>
        </w:rPr>
      </w:pPr>
      <w:bookmarkStart w:id="112" w:name="_Toc1116839745"/>
      <w:r>
        <w:rPr/>
        <w:t>Dascha</w:t>
      </w:r>
      <w:bookmarkEnd w:id="112"/>
    </w:p>
    <w:p>
      <w:pPr>
        <w:pStyle w:val="Normal"/>
        <w:rPr/>
      </w:pPr>
      <w:r>
        <w:rPr/>
        <w:t>In de afgelopen maanden heeft dit team zich gefocust op het automatiseren van een AWS-infrastructuur met Ansible. Deze infrastructuur heeft verschillende onderdelen zoals een frontend, databank, processor, api-media en een SSO-implementatie van Keycloak. Ook het analyseren van het gedrag van deze infrastructuur is belangrijk en dit wordt bijgehouden met Datadog. De bevindingen zijn gedocumenteerd in deze research paper, deze bevindingen vormen dan ook de basis van de antwoorden op de vooraf bepaalde onderzoeksvragen.</w:t>
      </w:r>
    </w:p>
    <w:p>
      <w:pPr>
        <w:pStyle w:val="Normal"/>
        <w:rPr>
          <w:rFonts w:ascii="Arial" w:hAnsi="Arial" w:asciiTheme="minorHAnsi" w:hAnsiTheme="minorHAnsi"/>
        </w:rPr>
      </w:pPr>
      <w:r>
        <w:rPr>
          <w:rFonts w:asciiTheme="minorHAnsi" w:hAnsiTheme="minorHAnsi"/>
        </w:rPr>
        <w:t xml:space="preserve">Doorheen de sprints heb ik aan verschillende user story's gewerkt. </w:t>
      </w:r>
    </w:p>
    <w:p>
      <w:pPr>
        <w:pStyle w:val="ListParagraph"/>
        <w:numPr>
          <w:ilvl w:val="0"/>
          <w:numId w:val="23"/>
        </w:numPr>
        <w:rPr>
          <w:rFonts w:ascii="Arial" w:hAnsi="Arial" w:asciiTheme="minorHAnsi" w:hAnsiTheme="minorHAnsi"/>
        </w:rPr>
      </w:pPr>
      <w:r>
        <w:rPr>
          <w:rFonts w:asciiTheme="minorHAnsi" w:hAnsiTheme="minorHAnsi"/>
        </w:rPr>
        <w:t xml:space="preserve">Sprint 0: onderzoeksvraag vastleggen, PO schrijven, afspraken gemaakt met het team en de </w:t>
      </w:r>
      <w:r>
        <w:rPr>
          <w:rFonts w:asciiTheme="minorHAnsi" w:hAnsiTheme="minorHAnsi"/>
          <w:i/>
        </w:rPr>
        <w:t xml:space="preserve">user </w:t>
      </w:r>
      <w:r>
        <w:rPr>
          <w:rFonts w:asciiTheme="minorHAnsi" w:hAnsiTheme="minorHAnsi"/>
          <w:i/>
          <w:iCs/>
        </w:rPr>
        <w:t>story's</w:t>
      </w:r>
      <w:r>
        <w:rPr>
          <w:rFonts w:asciiTheme="minorHAnsi" w:hAnsiTheme="minorHAnsi"/>
          <w:i/>
        </w:rPr>
        <w:t xml:space="preserve"> </w:t>
      </w:r>
      <w:r>
        <w:rPr>
          <w:rFonts w:asciiTheme="minorHAnsi" w:hAnsiTheme="minorHAnsi"/>
        </w:rPr>
        <w:t>eens bekeken (</w:t>
      </w:r>
      <w:r>
        <w:rPr>
          <w:rFonts w:asciiTheme="minorHAnsi" w:hAnsiTheme="minorHAnsi"/>
          <w:i/>
        </w:rPr>
        <w:t>backlog refinement</w:t>
      </w:r>
      <w:r>
        <w:rPr>
          <w:rFonts w:asciiTheme="minorHAnsi" w:hAnsiTheme="minorHAnsi"/>
        </w:rPr>
        <w:t>)</w:t>
      </w:r>
    </w:p>
    <w:p>
      <w:pPr>
        <w:pStyle w:val="ListParagraph"/>
        <w:numPr>
          <w:ilvl w:val="0"/>
          <w:numId w:val="23"/>
        </w:numPr>
        <w:rPr>
          <w:rFonts w:ascii="Arial" w:hAnsi="Arial" w:asciiTheme="minorHAnsi" w:hAnsiTheme="minorHAnsi"/>
        </w:rPr>
      </w:pPr>
      <w:r>
        <w:rPr>
          <w:rFonts w:asciiTheme="minorHAnsi" w:hAnsiTheme="minorHAnsi"/>
        </w:rPr>
        <w:t>Sprint 1: RDS-database opgezet, aan de diagrammen gewerkt, het bronnenonderzoek voor deze paper gestart</w:t>
      </w:r>
    </w:p>
    <w:p>
      <w:pPr>
        <w:pStyle w:val="ListParagraph"/>
        <w:numPr>
          <w:ilvl w:val="0"/>
          <w:numId w:val="23"/>
        </w:numPr>
        <w:rPr>
          <w:rFonts w:ascii="Arial" w:hAnsi="Arial" w:asciiTheme="minorHAnsi" w:hAnsiTheme="minorHAnsi"/>
          <w:color w:val="auto"/>
        </w:rPr>
      </w:pPr>
      <w:r>
        <w:rPr>
          <w:rFonts w:asciiTheme="minorHAnsi" w:hAnsiTheme="minorHAnsi"/>
        </w:rPr>
        <w:t xml:space="preserve">Sprint 2: automatisatie van de </w:t>
      </w:r>
      <w:r>
        <w:rPr>
          <w:rFonts w:asciiTheme="minorHAnsi" w:hAnsiTheme="minorHAnsi"/>
          <w:i/>
        </w:rPr>
        <w:t>load balancer</w:t>
      </w:r>
      <w:r>
        <w:rPr>
          <w:rFonts w:asciiTheme="minorHAnsi" w:hAnsiTheme="minorHAnsi"/>
        </w:rPr>
        <w:t xml:space="preserve">, </w:t>
      </w:r>
      <w:r>
        <w:rPr>
          <w:rFonts w:asciiTheme="minorHAnsi" w:hAnsiTheme="minorHAnsi"/>
          <w:i/>
          <w:color w:val="auto"/>
        </w:rPr>
        <w:t xml:space="preserve">Ansible Inventory &amp; Base Configuration, </w:t>
      </w:r>
      <w:r>
        <w:rPr>
          <w:rFonts w:asciiTheme="minorHAnsi" w:hAnsiTheme="minorHAnsi"/>
          <w:color w:val="auto"/>
        </w:rPr>
        <w:t xml:space="preserve">het bronnenonderzoek, de implementatie met Datadog en het dashboard met de gevraagde meetwaarden voor die </w:t>
      </w:r>
      <w:r>
        <w:rPr>
          <w:rFonts w:asciiTheme="minorHAnsi" w:hAnsiTheme="minorHAnsi"/>
          <w:i/>
          <w:color w:val="auto"/>
        </w:rPr>
        <w:t>user story</w:t>
      </w:r>
    </w:p>
    <w:p>
      <w:pPr>
        <w:pStyle w:val="ListParagraph"/>
        <w:numPr>
          <w:ilvl w:val="0"/>
          <w:numId w:val="23"/>
        </w:numPr>
        <w:rPr>
          <w:rFonts w:ascii="Segoe UI" w:hAnsi="Segoe UI" w:eastAsia="Segoe UI" w:cs="Segoe UI"/>
          <w:color w:val="auto"/>
          <w:sz w:val="21"/>
          <w:szCs w:val="21"/>
        </w:rPr>
      </w:pPr>
      <w:r>
        <w:rPr>
          <w:rFonts w:asciiTheme="minorHAnsi" w:hAnsiTheme="minorHAnsi"/>
          <w:color w:val="auto"/>
        </w:rPr>
        <w:t>Sprint 3: Datadog user story nagekeken, verder gewerkt aan de research pap</w:t>
      </w:r>
      <w:r>
        <w:rPr>
          <w:rFonts w:asciiTheme="minorHAnsi" w:hAnsiTheme="minorHAnsi"/>
          <w:color w:val="auto"/>
          <w:sz w:val="21"/>
          <w:szCs w:val="21"/>
        </w:rPr>
        <w:t>er</w:t>
      </w:r>
    </w:p>
    <w:p>
      <w:pPr>
        <w:pStyle w:val="Normal"/>
        <w:rPr>
          <w:rFonts w:ascii="Arial" w:hAnsi="Arial" w:eastAsia="Segoe UI" w:cs="Segoe UI" w:asciiTheme="minorAscii" w:hAnsiTheme="minorAscii"/>
          <w:color w:val="auto"/>
          <w:sz w:val="21"/>
          <w:szCs w:val="21"/>
        </w:rPr>
      </w:pPr>
      <w:r>
        <w:rPr>
          <w:rFonts w:eastAsia="Segoe UI" w:cs="Segoe UI"/>
          <w:color w:val="auto"/>
          <w:sz w:val="21"/>
          <w:szCs w:val="21"/>
        </w:rPr>
        <w:t xml:space="preserve">Na de eerste sprint review werd snel duidelijk dat onze toepassing van de scrum-technieken niet enorm goed was verlopen, dus daarna heb ik daar extra focus op gelegd. Bij het begin van elke sprint zorgde ik dat alle toegewezen </w:t>
      </w:r>
      <w:r>
        <w:rPr>
          <w:rFonts w:eastAsia="Segoe UI" w:cs="Segoe UI"/>
          <w:i/>
          <w:iCs/>
          <w:color w:val="auto"/>
          <w:sz w:val="21"/>
          <w:szCs w:val="21"/>
        </w:rPr>
        <w:t>user stories</w:t>
      </w:r>
      <w:r>
        <w:rPr>
          <w:rFonts w:eastAsia="Segoe UI" w:cs="Segoe UI"/>
          <w:color w:val="auto"/>
          <w:sz w:val="21"/>
          <w:szCs w:val="21"/>
        </w:rPr>
        <w:t xml:space="preserve"> een goede </w:t>
      </w:r>
      <w:r>
        <w:rPr>
          <w:rFonts w:eastAsia="Segoe UI" w:cs="Segoe UI"/>
          <w:i/>
          <w:iCs/>
          <w:color w:val="auto"/>
          <w:sz w:val="21"/>
          <w:szCs w:val="21"/>
        </w:rPr>
        <w:t xml:space="preserve">backlog refinement </w:t>
      </w:r>
      <w:r>
        <w:rPr>
          <w:rFonts w:eastAsia="Segoe UI" w:cs="Segoe UI"/>
          <w:color w:val="auto"/>
          <w:sz w:val="21"/>
          <w:szCs w:val="21"/>
        </w:rPr>
        <w:t>hadden (zoals subtaken) zodat het overzichtelijk was wat er gedaan moest worden. Ook werd na de eerste sprint beter gewerkt met Jira om de progressie zichtbaar te maken (</w:t>
      </w:r>
      <w:r>
        <w:rPr>
          <w:rFonts w:eastAsia="Segoe UI" w:cs="Segoe UI"/>
          <w:i/>
          <w:iCs/>
          <w:color w:val="auto"/>
          <w:sz w:val="21"/>
          <w:szCs w:val="21"/>
        </w:rPr>
        <w:t>To Do</w:t>
      </w:r>
      <w:r>
        <w:rPr>
          <w:rFonts w:eastAsia="Segoe UI" w:cs="Segoe UI"/>
          <w:color w:val="auto"/>
          <w:sz w:val="21"/>
          <w:szCs w:val="21"/>
        </w:rPr>
        <w:t xml:space="preserve"> -&gt; Open -&gt; ... -&gt; </w:t>
      </w:r>
      <w:r>
        <w:rPr>
          <w:rFonts w:eastAsia="Segoe UI" w:cs="Segoe UI"/>
          <w:i/>
          <w:iCs/>
          <w:color w:val="auto"/>
          <w:sz w:val="21"/>
          <w:szCs w:val="21"/>
        </w:rPr>
        <w:t>Closed</w:t>
      </w:r>
      <w:r>
        <w:rPr>
          <w:rFonts w:eastAsia="Segoe UI" w:cs="Segoe UI"/>
          <w:color w:val="auto"/>
          <w:sz w:val="21"/>
          <w:szCs w:val="21"/>
        </w:rPr>
        <w:t xml:space="preserve">).  Elke samenkomst startte met een </w:t>
      </w:r>
      <w:r>
        <w:rPr>
          <w:rFonts w:eastAsia="Segoe UI" w:cs="Segoe UI"/>
          <w:i/>
          <w:iCs/>
          <w:color w:val="auto"/>
          <w:sz w:val="21"/>
          <w:szCs w:val="21"/>
        </w:rPr>
        <w:t>daily standup</w:t>
      </w:r>
      <w:r>
        <w:rPr>
          <w:rFonts w:eastAsia="Segoe UI" w:cs="Segoe UI"/>
          <w:color w:val="auto"/>
          <w:sz w:val="21"/>
          <w:szCs w:val="21"/>
        </w:rPr>
        <w:t xml:space="preserve"> en dit werd per lid opgesplitst om van elkaars werk op de hoogte te zijn. De uitwerking van de </w:t>
      </w:r>
      <w:r>
        <w:rPr>
          <w:rFonts w:eastAsia="Segoe UI" w:cs="Segoe UI"/>
          <w:i/>
          <w:iCs/>
          <w:color w:val="auto"/>
          <w:sz w:val="21"/>
          <w:szCs w:val="21"/>
        </w:rPr>
        <w:t>user stories</w:t>
      </w:r>
      <w:r>
        <w:rPr>
          <w:rFonts w:eastAsia="Segoe UI" w:cs="Segoe UI"/>
          <w:color w:val="auto"/>
          <w:sz w:val="21"/>
          <w:szCs w:val="21"/>
        </w:rPr>
        <w:t xml:space="preserve"> zelf deed ik aan de hand van online documentatie of met de hulp van mijn team.</w:t>
      </w:r>
    </w:p>
    <w:p>
      <w:pPr>
        <w:pStyle w:val="Normal"/>
        <w:rPr>
          <w:rFonts w:ascii="Arial" w:hAnsi="Arial" w:eastAsia="Segoe UI" w:cs="Segoe UI" w:asciiTheme="minorAscii" w:hAnsiTheme="minorAscii"/>
          <w:color w:val="auto"/>
          <w:sz w:val="21"/>
          <w:szCs w:val="21"/>
        </w:rPr>
      </w:pPr>
      <w:r>
        <w:rPr>
          <w:rFonts w:eastAsia="Segoe UI" w:cs="Segoe UI"/>
          <w:color w:val="auto"/>
          <w:sz w:val="21"/>
          <w:szCs w:val="21"/>
        </w:rPr>
        <w:t xml:space="preserve">Het resultaat van dit team is een werkende en geautomatiseerde </w:t>
      </w:r>
      <w:r>
        <w:rPr>
          <w:rFonts w:eastAsia="Segoe UI" w:cs="Segoe UI"/>
          <w:i/>
          <w:iCs/>
          <w:color w:val="auto"/>
          <w:sz w:val="21"/>
          <w:szCs w:val="21"/>
        </w:rPr>
        <w:t xml:space="preserve">deployment </w:t>
      </w:r>
      <w:r>
        <w:rPr>
          <w:rFonts w:eastAsia="Segoe UI" w:cs="Segoe UI"/>
          <w:color w:val="auto"/>
          <w:sz w:val="21"/>
          <w:szCs w:val="21"/>
        </w:rPr>
        <w:t xml:space="preserve">in AWS met de SSO van Keycloak. Daarnaast zijn er twee dashboards opgesteld in Datadog die verschillende meetwaarden weergeven van de infrastructuur. </w:t>
      </w:r>
    </w:p>
    <w:p>
      <w:pPr>
        <w:pStyle w:val="Normal"/>
        <w:rPr>
          <w:rFonts w:ascii="Arial" w:hAnsi="Arial" w:eastAsia="Segoe UI" w:cs="Segoe UI" w:asciiTheme="minorAscii" w:hAnsiTheme="minorAscii"/>
          <w:color w:val="auto"/>
          <w:sz w:val="21"/>
          <w:szCs w:val="21"/>
        </w:rPr>
      </w:pPr>
      <w:r>
        <w:rPr>
          <w:rFonts w:eastAsia="Segoe UI" w:cs="Segoe UI"/>
          <w:color w:val="auto"/>
          <w:sz w:val="21"/>
          <w:szCs w:val="21"/>
        </w:rPr>
        <w:t xml:space="preserve">Persoonlijk vind ik dat het project redelijk vlot is verlopen. Het team heeft veel bijgeleerd en dat zonder te veel problemen. Op het einde van </w:t>
      </w:r>
      <w:r>
        <w:rPr>
          <w:rFonts w:eastAsia="Segoe UI" w:cs="Segoe UI"/>
          <w:i/>
          <w:iCs/>
          <w:color w:val="auto"/>
          <w:sz w:val="21"/>
          <w:szCs w:val="21"/>
        </w:rPr>
        <w:t xml:space="preserve">sprints </w:t>
      </w:r>
      <w:r>
        <w:rPr>
          <w:rFonts w:eastAsia="Segoe UI" w:cs="Segoe UI"/>
          <w:color w:val="auto"/>
          <w:sz w:val="21"/>
          <w:szCs w:val="21"/>
        </w:rPr>
        <w:t xml:space="preserve">waren altijd de vooraf gekozen </w:t>
      </w:r>
      <w:r>
        <w:rPr>
          <w:rFonts w:eastAsia="Segoe UI" w:cs="Segoe UI"/>
          <w:i/>
          <w:iCs/>
          <w:color w:val="auto"/>
          <w:sz w:val="21"/>
          <w:szCs w:val="21"/>
        </w:rPr>
        <w:t>user stories</w:t>
      </w:r>
      <w:r>
        <w:rPr>
          <w:rFonts w:eastAsia="Segoe UI" w:cs="Segoe UI"/>
          <w:color w:val="auto"/>
          <w:sz w:val="21"/>
          <w:szCs w:val="21"/>
        </w:rPr>
        <w:t xml:space="preserve"> voltooid en hadden we af en toe nog tijd om een extra </w:t>
      </w:r>
      <w:r>
        <w:rPr>
          <w:rFonts w:eastAsia="Segoe UI" w:cs="Segoe UI"/>
          <w:i/>
          <w:iCs/>
          <w:color w:val="auto"/>
          <w:sz w:val="21"/>
          <w:szCs w:val="21"/>
        </w:rPr>
        <w:t>user story</w:t>
      </w:r>
      <w:r>
        <w:rPr>
          <w:rFonts w:eastAsia="Segoe UI" w:cs="Segoe UI"/>
          <w:color w:val="auto"/>
          <w:sz w:val="21"/>
          <w:szCs w:val="21"/>
        </w:rPr>
        <w:t xml:space="preserve"> in de sprint te slepen. Ik ben tevreden met het eindresultaat.</w:t>
      </w:r>
    </w:p>
    <w:p>
      <w:pPr>
        <w:pStyle w:val="Normal"/>
        <w:rPr>
          <w:rFonts w:ascii="Arial" w:hAnsi="Arial" w:eastAsia="Segoe UI" w:cs="Segoe UI" w:asciiTheme="minorHAnsi" w:hAnsiTheme="minorHAnsi"/>
          <w:color w:val="auto"/>
          <w:sz w:val="21"/>
          <w:szCs w:val="21"/>
        </w:rPr>
      </w:pPr>
      <w:r>
        <w:rPr>
          <w:rFonts w:eastAsia="Segoe UI" w:cs="Segoe UI"/>
          <w:color w:val="auto"/>
          <w:sz w:val="21"/>
          <w:szCs w:val="21"/>
        </w:rPr>
      </w:r>
    </w:p>
    <w:p>
      <w:pPr>
        <w:pStyle w:val="Normal"/>
        <w:rPr/>
      </w:pPr>
      <w:r>
        <w:rPr/>
      </w:r>
      <w:r>
        <w:br w:type="page"/>
      </w:r>
    </w:p>
    <w:p>
      <w:pPr>
        <w:pStyle w:val="Heading2"/>
        <w:rPr/>
      </w:pPr>
      <w:bookmarkStart w:id="113" w:name="_Toc1339644666"/>
      <w:r>
        <w:rPr/>
        <w:t>Arno</w:t>
      </w:r>
      <w:bookmarkEnd w:id="113"/>
    </w:p>
    <w:p>
      <w:pPr>
        <w:pStyle w:val="Normal"/>
        <w:rPr>
          <w:rFonts w:eastAsia="Arial" w:cs="Arial"/>
        </w:rPr>
      </w:pPr>
      <w:r>
        <w:rPr>
          <w:rFonts w:eastAsia="Arial" w:cs="Arial"/>
        </w:rPr>
        <w:t xml:space="preserve">Tijdens het researchproject van 2025-2026 werkten we in een team aan het deployen van de PXLCensor-app. Deze applicatie moest draaien op AWS zonder gebruik te maken van </w:t>
      </w:r>
      <w:r>
        <w:rPr>
          <w:rFonts w:eastAsia="Arial" w:cs="Arial"/>
          <w:i/>
          <w:iCs/>
        </w:rPr>
        <w:t>containers</w:t>
      </w:r>
      <w:r>
        <w:rPr>
          <w:rFonts w:eastAsia="Arial" w:cs="Arial"/>
        </w:rPr>
        <w:t xml:space="preserve">. Naast het deployen van de applicatie moesten we ook onderzoek doen naar </w:t>
      </w:r>
      <w:r>
        <w:rPr>
          <w:rFonts w:eastAsia="Arial" w:cs="Arial"/>
          <w:i/>
          <w:iCs/>
        </w:rPr>
        <w:t xml:space="preserve">autoscaling </w:t>
      </w:r>
      <w:r>
        <w:rPr>
          <w:rFonts w:eastAsia="Arial" w:cs="Arial"/>
        </w:rPr>
        <w:t xml:space="preserve">en </w:t>
      </w:r>
      <w:r>
        <w:rPr>
          <w:rFonts w:eastAsia="Arial" w:cs="Arial"/>
          <w:i/>
          <w:iCs/>
        </w:rPr>
        <w:t>observability</w:t>
      </w:r>
      <w:r>
        <w:rPr>
          <w:rFonts w:eastAsia="Arial" w:cs="Arial"/>
        </w:rPr>
        <w:t xml:space="preserve">. Hiervoor maakten we gebruik van Datadog om de prestaties van de </w:t>
      </w:r>
      <w:r>
        <w:rPr>
          <w:rFonts w:eastAsia="Arial" w:cs="Arial"/>
          <w:i/>
          <w:iCs/>
        </w:rPr>
        <w:t xml:space="preserve">deployment </w:t>
      </w:r>
      <w:r>
        <w:rPr>
          <w:rFonts w:eastAsia="Arial" w:cs="Arial"/>
        </w:rPr>
        <w:t>op te volgen en om verschillende meetwaarden te analyseren.</w:t>
      </w:r>
    </w:p>
    <w:p>
      <w:pPr>
        <w:pStyle w:val="Normal"/>
        <w:rPr>
          <w:rFonts w:eastAsia="Arial" w:cs="Arial"/>
          <w:i w:val="false"/>
          <w:i w:val="false"/>
          <w:iCs w:val="false"/>
        </w:rPr>
      </w:pPr>
      <w:r>
        <w:rPr>
          <w:rFonts w:eastAsia="Arial" w:cs="Arial"/>
        </w:rPr>
        <w:t xml:space="preserve">Voor de start van iedere sprint verdeelden we de </w:t>
      </w:r>
      <w:r>
        <w:rPr>
          <w:rFonts w:eastAsia="Arial" w:cs="Arial"/>
          <w:i/>
          <w:iCs/>
        </w:rPr>
        <w:t>user stories</w:t>
      </w:r>
      <w:r>
        <w:rPr>
          <w:rFonts w:eastAsia="Arial" w:cs="Arial"/>
        </w:rPr>
        <w:t xml:space="preserve"> onder elkaar, rekening houdend met de s</w:t>
      </w:r>
      <w:r>
        <w:rPr>
          <w:rFonts w:eastAsia="Arial" w:cs="Arial"/>
          <w:i/>
          <w:iCs/>
        </w:rPr>
        <w:t>tory points</w:t>
      </w:r>
      <w:r>
        <w:rPr>
          <w:rFonts w:eastAsia="Arial" w:cs="Arial"/>
          <w:i w:val="false"/>
          <w:iCs w:val="false"/>
        </w:rPr>
        <w:t xml:space="preserve">. Ik was verantwoordelijk voor de </w:t>
      </w:r>
      <w:r>
        <w:rPr>
          <w:rFonts w:eastAsia="Arial" w:cs="Arial"/>
          <w:i/>
          <w:iCs/>
        </w:rPr>
        <w:t>basisdeployment</w:t>
      </w:r>
      <w:r>
        <w:rPr>
          <w:rFonts w:eastAsia="Arial" w:cs="Arial"/>
          <w:i w:val="false"/>
          <w:iCs w:val="false"/>
        </w:rPr>
        <w:t xml:space="preserve">, </w:t>
      </w:r>
      <w:r>
        <w:rPr>
          <w:rFonts w:eastAsia="Arial" w:cs="Arial"/>
          <w:i/>
          <w:iCs/>
        </w:rPr>
        <w:t>security groups</w:t>
      </w:r>
      <w:r>
        <w:rPr>
          <w:rFonts w:eastAsia="Arial" w:cs="Arial"/>
          <w:i w:val="false"/>
          <w:iCs w:val="false"/>
        </w:rPr>
        <w:t xml:space="preserve">, </w:t>
      </w:r>
      <w:r>
        <w:rPr>
          <w:rFonts w:eastAsia="Arial" w:cs="Arial"/>
          <w:i/>
          <w:iCs/>
        </w:rPr>
        <w:t xml:space="preserve">deploymentplaybooks </w:t>
      </w:r>
      <w:r>
        <w:rPr>
          <w:rFonts w:eastAsia="Arial" w:cs="Arial"/>
          <w:i w:val="false"/>
          <w:iCs w:val="false"/>
        </w:rPr>
        <w:t>en de autoscalingconfiguratie.</w:t>
      </w:r>
    </w:p>
    <w:p>
      <w:pPr>
        <w:pStyle w:val="Normal"/>
        <w:rPr>
          <w:rFonts w:eastAsia="Arial" w:cs="Arial"/>
        </w:rPr>
      </w:pPr>
      <w:r>
        <w:rPr>
          <w:rFonts w:eastAsia="Arial" w:cs="Arial"/>
        </w:rPr>
        <w:t xml:space="preserve">In sprint 0 hebben we onze onderzoeksvragen vastgesteld, taken en </w:t>
      </w:r>
      <w:r>
        <w:rPr>
          <w:rFonts w:eastAsia="Arial" w:cs="Arial"/>
          <w:i/>
          <w:iCs/>
        </w:rPr>
        <w:t xml:space="preserve">user stories </w:t>
      </w:r>
      <w:r>
        <w:rPr>
          <w:rFonts w:eastAsia="Arial" w:cs="Arial"/>
        </w:rPr>
        <w:t>in Jira aangemaakt, een plan opgesteld om volgens Agile te werken en de volgorde van de Scrum Masters afgesproken. We hebben ook de eerste versie van de diagrammen gemaakt, zodat we een beter overzicht kregen van de infrastructuur en de verschillende onderdelen van de applicatie.</w:t>
      </w:r>
    </w:p>
    <w:p>
      <w:pPr>
        <w:pStyle w:val="Normal"/>
        <w:rPr>
          <w:rFonts w:eastAsia="Arial" w:cs="Arial"/>
        </w:rPr>
      </w:pPr>
      <w:r>
        <w:rPr>
          <w:rFonts w:eastAsia="Arial" w:cs="Arial"/>
        </w:rPr>
        <w:t xml:space="preserve">In sprint 1 zijn we gestart met de praktische uitwerking van het project. Ik heb hier gewerkt aan het opzetten van de </w:t>
      </w:r>
      <w:r>
        <w:rPr>
          <w:rFonts w:eastAsia="Arial" w:cs="Arial"/>
          <w:i/>
          <w:iCs/>
        </w:rPr>
        <w:t xml:space="preserve">basisdeployment </w:t>
      </w:r>
      <w:r>
        <w:rPr>
          <w:rFonts w:eastAsia="Arial" w:cs="Arial"/>
        </w:rPr>
        <w:t xml:space="preserve">en het maken van de </w:t>
      </w:r>
      <w:r>
        <w:rPr>
          <w:rFonts w:eastAsia="Arial" w:cs="Arial"/>
          <w:i/>
          <w:iCs/>
        </w:rPr>
        <w:t>security groups</w:t>
      </w:r>
      <w:r>
        <w:rPr>
          <w:rFonts w:eastAsia="Arial" w:cs="Arial"/>
        </w:rPr>
        <w:t xml:space="preserve">. </w:t>
      </w:r>
      <w:r>
        <w:rPr>
          <w:rFonts w:eastAsia="Arial" w:cs="Arial"/>
          <w:sz w:val="22"/>
          <w:szCs w:val="22"/>
          <w:lang w:val="nl-BE"/>
        </w:rPr>
        <w:t xml:space="preserve">Daarnaast heb ik geholpen met de </w:t>
      </w:r>
      <w:r>
        <w:rPr>
          <w:rFonts w:eastAsia="Arial" w:cs="Arial"/>
          <w:i/>
          <w:iCs/>
          <w:sz w:val="22"/>
          <w:szCs w:val="22"/>
          <w:lang w:val="nl-BE"/>
        </w:rPr>
        <w:t>frontend hosting</w:t>
      </w:r>
      <w:r>
        <w:rPr>
          <w:rFonts w:eastAsia="Arial" w:cs="Arial"/>
          <w:i w:val="false"/>
          <w:iCs w:val="false"/>
        </w:rPr>
        <w:t>.</w:t>
      </w:r>
    </w:p>
    <w:p>
      <w:pPr>
        <w:pStyle w:val="Normal"/>
        <w:bidi w:val="0"/>
        <w:spacing w:lineRule="auto" w:line="288" w:beforeAutospacing="0" w:before="0" w:afterAutospacing="0" w:after="220"/>
        <w:ind w:left="0" w:right="0" w:hanging="0"/>
        <w:jc w:val="left"/>
        <w:rPr>
          <w:rFonts w:ascii="Arial" w:hAnsi="Arial" w:eastAsia="Arial" w:cs="Arial"/>
          <w:sz w:val="22"/>
          <w:szCs w:val="22"/>
          <w:lang w:val="nl-BE"/>
        </w:rPr>
      </w:pPr>
      <w:r>
        <w:rPr>
          <w:rFonts w:eastAsia="Arial" w:cs="Arial"/>
          <w:i w:val="false"/>
          <w:iCs w:val="false"/>
        </w:rPr>
        <w:t xml:space="preserve">Tijdens sprint 2 heb ik gewerkt aan de </w:t>
      </w:r>
      <w:r>
        <w:rPr>
          <w:rFonts w:eastAsia="Arial" w:cs="Arial"/>
          <w:i/>
          <w:iCs/>
        </w:rPr>
        <w:t>app deployment playbooks.</w:t>
      </w:r>
      <w:r>
        <w:rPr>
          <w:rFonts w:eastAsia="Arial" w:cs="Arial"/>
          <w:i w:val="false"/>
          <w:iCs w:val="false"/>
        </w:rPr>
        <w:t xml:space="preserve"> Dit zorgde ervoor dat de applicatie via Ansible automatisch kon worden uitgerold. Het was belangrijk dat het </w:t>
      </w:r>
      <w:r>
        <w:rPr>
          <w:rFonts w:eastAsia="Arial" w:cs="Arial"/>
          <w:i/>
          <w:iCs/>
        </w:rPr>
        <w:t>idempotent</w:t>
      </w:r>
      <w:r>
        <w:rPr>
          <w:rFonts w:eastAsia="Arial" w:cs="Arial"/>
          <w:i w:val="false"/>
          <w:iCs w:val="false"/>
        </w:rPr>
        <w:t xml:space="preserve"> was. </w:t>
      </w:r>
      <w:r>
        <w:rPr>
          <w:rFonts w:eastAsia="Arial" w:cs="Arial"/>
          <w:sz w:val="22"/>
          <w:szCs w:val="22"/>
          <w:lang w:val="nl-BE"/>
        </w:rPr>
        <w:t>Daarnaast heb ik geholpen met het troubleshooten van Keycloak.</w:t>
      </w:r>
      <w:r>
        <w:rPr/>
        <w:br/>
        <w:br/>
      </w:r>
      <w:r>
        <w:rPr>
          <w:rFonts w:eastAsia="Arial" w:cs="Arial"/>
          <w:sz w:val="22"/>
          <w:szCs w:val="22"/>
          <w:lang w:val="nl-BE"/>
        </w:rPr>
        <w:t>In sprint 3 heb ik gewerkt aan de A</w:t>
      </w:r>
      <w:r>
        <w:rPr>
          <w:rFonts w:eastAsia="Arial" w:cs="Arial"/>
          <w:i/>
          <w:iCs/>
          <w:sz w:val="22"/>
          <w:szCs w:val="22"/>
          <w:lang w:val="nl-BE"/>
        </w:rPr>
        <w:t>uto Scaling Groups</w:t>
      </w:r>
      <w:r>
        <w:rPr>
          <w:rFonts w:eastAsia="Arial" w:cs="Arial"/>
          <w:sz w:val="22"/>
          <w:szCs w:val="22"/>
          <w:lang w:val="nl-BE"/>
        </w:rPr>
        <w:t xml:space="preserve"> in AWS voor de </w:t>
      </w:r>
      <w:r>
        <w:rPr>
          <w:rFonts w:eastAsia="Arial" w:cs="Arial"/>
          <w:i/>
          <w:iCs/>
          <w:sz w:val="22"/>
          <w:szCs w:val="22"/>
          <w:lang w:val="nl-BE"/>
        </w:rPr>
        <w:t>user story</w:t>
      </w:r>
      <w:r>
        <w:rPr>
          <w:rFonts w:eastAsia="Arial" w:cs="Arial"/>
          <w:sz w:val="22"/>
          <w:szCs w:val="22"/>
          <w:lang w:val="nl-BE"/>
        </w:rPr>
        <w:t xml:space="preserve"> en ons onderzoek. Hierbij werd gekeken naar </w:t>
      </w:r>
      <w:r>
        <w:rPr>
          <w:rFonts w:eastAsia="Arial" w:cs="Arial"/>
          <w:i/>
          <w:iCs/>
          <w:sz w:val="22"/>
          <w:szCs w:val="22"/>
          <w:lang w:val="nl-BE"/>
        </w:rPr>
        <w:t xml:space="preserve">autoscaling </w:t>
      </w:r>
      <w:r>
        <w:rPr>
          <w:rFonts w:eastAsia="Arial" w:cs="Arial"/>
          <w:sz w:val="22"/>
          <w:szCs w:val="22"/>
          <w:lang w:val="nl-BE"/>
        </w:rPr>
        <w:t xml:space="preserve">op basis van CPU-gebruik en </w:t>
      </w:r>
      <w:r>
        <w:rPr>
          <w:rFonts w:eastAsia="Arial" w:cs="Arial"/>
          <w:i/>
          <w:iCs/>
          <w:sz w:val="22"/>
          <w:szCs w:val="22"/>
          <w:lang w:val="nl-BE"/>
        </w:rPr>
        <w:t xml:space="preserve">autoscaling </w:t>
      </w:r>
      <w:r>
        <w:rPr>
          <w:rFonts w:eastAsia="Arial" w:cs="Arial"/>
          <w:sz w:val="22"/>
          <w:szCs w:val="22"/>
          <w:lang w:val="nl-BE"/>
        </w:rPr>
        <w:t xml:space="preserve">op basis van </w:t>
      </w:r>
      <w:r>
        <w:rPr>
          <w:rFonts w:eastAsia="Arial" w:cs="Arial"/>
          <w:i/>
          <w:iCs/>
          <w:sz w:val="22"/>
          <w:szCs w:val="22"/>
          <w:lang w:val="nl-BE"/>
        </w:rPr>
        <w:t>queue depth</w:t>
      </w:r>
      <w:r>
        <w:rPr>
          <w:rFonts w:eastAsia="Arial" w:cs="Arial"/>
          <w:sz w:val="22"/>
          <w:szCs w:val="22"/>
          <w:lang w:val="nl-BE"/>
        </w:rPr>
        <w:t>.</w:t>
      </w:r>
    </w:p>
    <w:p>
      <w:pPr>
        <w:pStyle w:val="Normal"/>
        <w:bidi w:val="0"/>
        <w:spacing w:lineRule="auto" w:line="288" w:beforeAutospacing="0" w:before="0" w:afterAutospacing="0" w:after="220"/>
        <w:ind w:left="0" w:right="0" w:hanging="0"/>
        <w:jc w:val="left"/>
        <w:rPr>
          <w:rFonts w:ascii="Arial" w:hAnsi="Arial" w:eastAsia="Arial" w:cs="Arial"/>
          <w:sz w:val="22"/>
          <w:szCs w:val="22"/>
          <w:lang w:val="nl-BE"/>
        </w:rPr>
      </w:pPr>
      <w:r>
        <w:rPr>
          <w:rFonts w:eastAsia="Arial" w:cs="Arial"/>
          <w:sz w:val="22"/>
          <w:szCs w:val="22"/>
          <w:lang w:val="nl-BE"/>
        </w:rPr>
        <w:t>Op het einde van sprint 3 hadden we een werkende AWS-</w:t>
      </w:r>
      <w:r>
        <w:rPr>
          <w:rFonts w:eastAsia="Arial" w:cs="Arial"/>
          <w:i/>
          <w:iCs/>
          <w:sz w:val="22"/>
          <w:szCs w:val="22"/>
          <w:lang w:val="nl-BE"/>
        </w:rPr>
        <w:t xml:space="preserve">deployment </w:t>
      </w:r>
      <w:r>
        <w:rPr>
          <w:rFonts w:eastAsia="Arial" w:cs="Arial"/>
          <w:i w:val="false"/>
          <w:iCs w:val="false"/>
          <w:sz w:val="22"/>
          <w:szCs w:val="22"/>
          <w:lang w:val="nl-BE"/>
        </w:rPr>
        <w:t xml:space="preserve"> met SSO via Keycloak </w:t>
      </w:r>
      <w:r>
        <w:rPr>
          <w:rFonts w:eastAsia="Arial" w:cs="Arial"/>
          <w:sz w:val="22"/>
          <w:szCs w:val="22"/>
          <w:lang w:val="nl-BE"/>
        </w:rPr>
        <w:t xml:space="preserve">waarin de applicatie draaide met meetbare </w:t>
      </w:r>
      <w:r>
        <w:rPr>
          <w:rFonts w:eastAsia="Arial" w:cs="Arial"/>
          <w:i/>
          <w:iCs/>
          <w:sz w:val="22"/>
          <w:szCs w:val="22"/>
          <w:lang w:val="nl-BE"/>
        </w:rPr>
        <w:t xml:space="preserve">autoscaling </w:t>
      </w:r>
      <w:r>
        <w:rPr>
          <w:rFonts w:eastAsia="Arial" w:cs="Arial"/>
          <w:sz w:val="22"/>
          <w:szCs w:val="22"/>
          <w:lang w:val="nl-BE"/>
        </w:rPr>
        <w:t>die getest kon worden. Via Datadog konden we de prestaties en meetwaarden opvolgen en gebruiken voor onze testen.</w:t>
      </w:r>
    </w:p>
    <w:p>
      <w:pPr>
        <w:pStyle w:val="Normal"/>
        <w:bidi w:val="0"/>
        <w:spacing w:lineRule="auto" w:line="288" w:beforeAutospacing="0" w:before="0" w:afterAutospacing="0" w:after="220"/>
        <w:ind w:left="0" w:right="0" w:hanging="0"/>
        <w:jc w:val="left"/>
        <w:rPr>
          <w:rFonts w:ascii="Arial" w:hAnsi="Arial" w:eastAsia="Arial" w:cs="Arial"/>
          <w:sz w:val="22"/>
          <w:szCs w:val="22"/>
          <w:lang w:val="nl-BE"/>
        </w:rPr>
      </w:pPr>
      <w:r>
        <w:rPr>
          <w:rFonts w:eastAsia="Arial" w:cs="Arial"/>
          <w:sz w:val="22"/>
          <w:szCs w:val="22"/>
          <w:lang w:val="nl-BE"/>
        </w:rPr>
        <w:t>Ik heb tijdens dit project veel bijgeleerd over de samenhang tussen de cloudonderdelen. Ik heb ook ondervonden dat ik niet bang moet zijn om vragen te stellen, en dat ik uiteindelijk mijn plaats wel kan vinden in een team. Ik ben tevreden over het verloop van dit project.</w:t>
      </w:r>
    </w:p>
    <w:p>
      <w:pPr>
        <w:pStyle w:val="Normal"/>
        <w:rPr/>
      </w:pPr>
      <w:r>
        <w:rPr/>
      </w:r>
      <w:r>
        <w:br w:type="page"/>
      </w:r>
    </w:p>
    <w:p>
      <w:pPr>
        <w:pStyle w:val="Heading2"/>
        <w:rPr/>
      </w:pPr>
      <w:bookmarkStart w:id="114" w:name="_Toc463804675"/>
      <w:r>
        <w:rPr/>
        <w:t>Adam</w:t>
      </w:r>
      <w:bookmarkEnd w:id="114"/>
    </w:p>
    <w:p>
      <w:pPr>
        <w:pStyle w:val="Normal"/>
        <w:rPr>
          <w:rFonts w:eastAsia="Arial" w:cs="Arial"/>
        </w:rPr>
      </w:pPr>
      <w:r>
        <w:rPr>
          <w:rFonts w:eastAsia="Arial" w:cs="Arial"/>
        </w:rPr>
        <w:t>Voor het research project kregen we de opdracht om een applicatie te deployen via AWS. De applicatie moest gezichten op afbeeldingen vervagen en onherkenbaar maken. Een belangrijke restrictie was dat de applicatie volledig werkend moest zijn zonder gebruik te maken van containers zoals Docker. Naast het ontwikkelen van de applicatie moesten we ook zelf research doen naar verschillende functies en services die we later in onze opdracht moesten implementeren. Eén van deze services was Keycloak, een OIDC-provider die we gebruikten in combinatie met OAuth voor authenticatie.</w:t>
      </w:r>
    </w:p>
    <w:p>
      <w:pPr>
        <w:pStyle w:val="Normal"/>
        <w:rPr>
          <w:rFonts w:eastAsia="Arial" w:cs="Arial"/>
        </w:rPr>
      </w:pPr>
      <w:r>
        <w:rPr>
          <w:rFonts w:eastAsia="Arial" w:cs="Arial"/>
        </w:rPr>
        <w:t xml:space="preserve">Ons project was verdeeld in drie sprints. Tijdens de eerste sprint lag de focus op het manueel opzetten van de infrastructuur en het ordenen en verfijnen van onze </w:t>
      </w:r>
      <w:r>
        <w:rPr>
          <w:rFonts w:eastAsia="Arial" w:cs="Arial"/>
          <w:i/>
          <w:iCs/>
        </w:rPr>
        <w:t>backlog</w:t>
      </w:r>
      <w:r>
        <w:rPr>
          <w:rFonts w:eastAsia="Arial" w:cs="Arial"/>
        </w:rPr>
        <w:t xml:space="preserve">. We begonnen met het maken van afspraken en het vastleggen van dagen waarop we aan het project konden werken. Nadien zijn we overgeschakeld naar het </w:t>
      </w:r>
      <w:r>
        <w:rPr>
          <w:rFonts w:eastAsia="Arial" w:cs="Arial"/>
          <w:i/>
          <w:iCs/>
        </w:rPr>
        <w:t>deployen</w:t>
      </w:r>
      <w:r>
        <w:rPr>
          <w:rFonts w:eastAsia="Arial" w:cs="Arial"/>
        </w:rPr>
        <w:t xml:space="preserve"> en opzetten van onze eerste EC2-instanties. Tijdens die periode was ik een week afwezig voor het vak Internationalisering, maar op de laatste vrijdag voor onze eerste sprint review was ik tijdig terug om mijn team te ondersteunen bij de voorbereidingen.</w:t>
      </w:r>
    </w:p>
    <w:p>
      <w:pPr>
        <w:pStyle w:val="Normal"/>
        <w:rPr>
          <w:rFonts w:eastAsia="Arial" w:cs="Arial"/>
        </w:rPr>
      </w:pPr>
      <w:r>
        <w:rPr>
          <w:rFonts w:eastAsia="Arial" w:cs="Arial"/>
        </w:rPr>
        <w:t xml:space="preserve">Na de eerste sprint review merkten we dat onze aanpak niet volledig correct was en dat we de Agile-concepten nog niet goed genoeg begrepen. We hebben besproken hoe we onze manier van werken konden verbeteren, maar ook wat er al goed liep. Daarna begon sprint 2, waarin ik voornamelijk verantwoordelijk was voor het manueel opzetten van Keycloak en OAuth2. We kozen ervoor om Keycloak als service te installeren op een EC2-instantie, maar merkten al snel dat dit geen goede keuze was. Ik kreeg veel </w:t>
      </w:r>
      <w:r>
        <w:rPr>
          <w:rFonts w:eastAsia="Arial" w:cs="Arial"/>
          <w:i/>
          <w:iCs/>
        </w:rPr>
        <w:t>errors</w:t>
      </w:r>
      <w:r>
        <w:rPr>
          <w:rFonts w:eastAsia="Arial" w:cs="Arial"/>
        </w:rPr>
        <w:t xml:space="preserve"> met cookies en </w:t>
      </w:r>
      <w:r>
        <w:rPr>
          <w:rFonts w:eastAsia="Arial" w:cs="Arial"/>
          <w:i/>
          <w:iCs/>
        </w:rPr>
        <w:t>redirects</w:t>
      </w:r>
      <w:r>
        <w:rPr>
          <w:rFonts w:eastAsia="Arial" w:cs="Arial"/>
        </w:rPr>
        <w:t xml:space="preserve"> tussen de applicatie en Keycloak, waardoor de authenticatie niet correct werkte.</w:t>
      </w:r>
    </w:p>
    <w:p>
      <w:pPr>
        <w:pStyle w:val="Normal"/>
        <w:rPr>
          <w:rFonts w:eastAsia="Arial" w:cs="Arial"/>
        </w:rPr>
      </w:pPr>
      <w:r>
        <w:rPr>
          <w:rFonts w:eastAsia="Arial" w:cs="Arial"/>
        </w:rPr>
        <w:t xml:space="preserve">Ik kreeg hulp van Gert-Jan bij het </w:t>
      </w:r>
      <w:r>
        <w:rPr>
          <w:rFonts w:eastAsia="Arial" w:cs="Arial"/>
          <w:i/>
          <w:iCs/>
        </w:rPr>
        <w:t>troubleshooten</w:t>
      </w:r>
      <w:r>
        <w:rPr>
          <w:rFonts w:eastAsia="Arial" w:cs="Arial"/>
        </w:rPr>
        <w:t xml:space="preserve"> van Keycloak, maar we vonden geen directe oplossing. Daarom ben ik zelf verder onderzoek gaan doen naar alternatieven. Zo ontdekte ik dat het draaien van Keycloak in Docker een betere oplossing was. Dit heeft uiteindelijk veel van onze problemen opgelost.</w:t>
      </w:r>
    </w:p>
    <w:p>
      <w:pPr>
        <w:pStyle w:val="Normal"/>
        <w:rPr>
          <w:rFonts w:eastAsia="Arial" w:cs="Arial"/>
        </w:rPr>
      </w:pPr>
      <w:r>
        <w:rPr>
          <w:rFonts w:eastAsia="Arial" w:cs="Arial"/>
        </w:rPr>
        <w:t xml:space="preserve">Tijdens de derde sprint was ik verantwoordelijk voor het automatiseren van Keycloak met Ansible. Dit verliep vlot en we hebben het getest door het </w:t>
      </w:r>
      <w:r>
        <w:rPr>
          <w:rFonts w:eastAsia="Arial" w:cs="Arial"/>
          <w:i/>
          <w:iCs/>
        </w:rPr>
        <w:t>playbook</w:t>
      </w:r>
      <w:r>
        <w:rPr>
          <w:rFonts w:eastAsia="Arial" w:cs="Arial"/>
        </w:rPr>
        <w:t xml:space="preserve"> uit te voeren op een volledig nieuwe EC2-instantie. Zo konden we bevestigen dat alles correct werkte en dat deze </w:t>
      </w:r>
      <w:r>
        <w:rPr>
          <w:rFonts w:eastAsia="Arial" w:cs="Arial"/>
          <w:i/>
          <w:iCs/>
        </w:rPr>
        <w:t>user story</w:t>
      </w:r>
      <w:r>
        <w:rPr>
          <w:rFonts w:eastAsia="Arial" w:cs="Arial"/>
        </w:rPr>
        <w:t xml:space="preserve"> afgerond was. Daarna werkte ik aan het opstellen van het tweede dashboard dat nodig was voor ons onderzoek. We kozen queue </w:t>
      </w:r>
      <w:r>
        <w:rPr>
          <w:rFonts w:eastAsia="Arial" w:cs="Arial"/>
          <w:i/>
          <w:iCs/>
        </w:rPr>
        <w:t>depth</w:t>
      </w:r>
      <w:r>
        <w:rPr>
          <w:rFonts w:eastAsia="Arial" w:cs="Arial"/>
        </w:rPr>
        <w:t xml:space="preserve"> als </w:t>
      </w:r>
      <w:r>
        <w:rPr>
          <w:rFonts w:eastAsia="Arial" w:cs="Arial"/>
          <w:i/>
          <w:iCs/>
        </w:rPr>
        <w:t>custom</w:t>
      </w:r>
      <w:r>
        <w:rPr>
          <w:rFonts w:eastAsia="Arial" w:cs="Arial"/>
        </w:rPr>
        <w:t xml:space="preserve"> </w:t>
      </w:r>
      <w:r>
        <w:rPr>
          <w:rFonts w:eastAsia="Arial" w:cs="Arial"/>
          <w:i/>
          <w:iCs/>
        </w:rPr>
        <w:t>metric</w:t>
      </w:r>
      <w:r>
        <w:rPr>
          <w:rFonts w:eastAsia="Arial" w:cs="Arial"/>
        </w:rPr>
        <w:t xml:space="preserve">. Hiervoor moest ik ook een tweede Auto Scaling Group (ASG) aanmaken die gebruikmaakte van deze </w:t>
      </w:r>
      <w:r>
        <w:rPr>
          <w:rFonts w:eastAsia="Arial" w:cs="Arial"/>
          <w:i/>
          <w:iCs/>
        </w:rPr>
        <w:t>metric</w:t>
      </w:r>
      <w:r>
        <w:rPr>
          <w:rFonts w:eastAsia="Arial" w:cs="Arial"/>
        </w:rPr>
        <w:t>. Alle benodigde data werd verzameld en gevisualiseerd in Datadog.</w:t>
      </w:r>
    </w:p>
    <w:p>
      <w:pPr>
        <w:pStyle w:val="Normal"/>
        <w:rPr>
          <w:rFonts w:eastAsia="Arial" w:cs="Arial"/>
        </w:rPr>
      </w:pPr>
      <w:r>
        <w:rPr>
          <w:rFonts w:eastAsia="Arial" w:cs="Arial"/>
        </w:rPr>
        <w:t xml:space="preserve">Op het einde van het project hadden we een volledig geautomatiseerde </w:t>
      </w:r>
      <w:r>
        <w:rPr>
          <w:rFonts w:eastAsia="Arial" w:cs="Arial"/>
          <w:i/>
          <w:iCs/>
        </w:rPr>
        <w:t>deployment</w:t>
      </w:r>
      <w:r>
        <w:rPr>
          <w:rFonts w:eastAsia="Arial" w:cs="Arial"/>
        </w:rPr>
        <w:t xml:space="preserve"> van onze applicatie met Ansible, waarbij de </w:t>
      </w:r>
      <w:r>
        <w:rPr>
          <w:rFonts w:eastAsia="Arial" w:cs="Arial"/>
          <w:i/>
          <w:iCs/>
        </w:rPr>
        <w:t>metrics</w:t>
      </w:r>
      <w:r>
        <w:rPr>
          <w:rFonts w:eastAsia="Arial" w:cs="Arial"/>
        </w:rPr>
        <w:t xml:space="preserve"> werden verzameld en weergegeven op twee dashboards in Datadog.</w:t>
      </w:r>
    </w:p>
    <w:p>
      <w:pPr>
        <w:pStyle w:val="Normal"/>
        <w:rPr>
          <w:rFonts w:eastAsia="Arial" w:cs="Arial"/>
        </w:rPr>
      </w:pPr>
      <w:r>
        <w:rPr>
          <w:rFonts w:eastAsia="Arial" w:cs="Arial"/>
        </w:rPr>
        <w:t>Ik vond dit persoonlijk een zeer leerrijk project en heb er veel uit geleerd. Daarnaast heb ik ingezien dat iedereen een andere manier van werken heeft, en dat dit niet per se fout is. Ik heb veel bijgeleerd van mijn team en vond dat het project over het algemeen vlot verliep.</w:t>
      </w:r>
      <w:r>
        <w:br w:type="page"/>
      </w:r>
    </w:p>
    <w:p>
      <w:pPr>
        <w:pStyle w:val="Heading1"/>
        <w:rPr/>
      </w:pPr>
      <w:bookmarkStart w:id="115" w:name="_Toc1534364232"/>
      <w:bookmarkStart w:id="116" w:name="_Toc11002765"/>
      <w:bookmarkStart w:id="117" w:name="_Toc2048890984"/>
      <w:bookmarkStart w:id="118" w:name="_Toc225525934"/>
      <w:r>
        <w:rPr/>
        <w:t>Verantwoording AI</w:t>
      </w:r>
      <w:bookmarkEnd w:id="115"/>
      <w:bookmarkEnd w:id="116"/>
      <w:bookmarkEnd w:id="117"/>
      <w:bookmarkEnd w:id="118"/>
    </w:p>
    <w:p>
      <w:pPr>
        <w:pStyle w:val="Kop2Romeins"/>
        <w:numPr>
          <w:ilvl w:val="0"/>
          <w:numId w:val="18"/>
        </w:numPr>
        <w:rPr/>
      </w:pPr>
      <w:r>
        <w:rPr/>
        <w:t>Prompt 1</w:t>
      </w:r>
    </w:p>
    <w:p>
      <w:pPr>
        <w:pStyle w:val="Normal"/>
        <w:spacing w:lineRule="auto" w:line="240"/>
        <w:rPr>
          <w:rFonts w:eastAsia="Arial" w:cs="Arial"/>
        </w:rPr>
      </w:pPr>
      <w:r>
        <w:rPr>
          <w:rFonts w:eastAsia="Arial" w:cs="Arial"/>
        </w:rPr>
        <w:t>AI: Claude</w:t>
      </w:r>
    </w:p>
    <w:p>
      <w:pPr>
        <w:pStyle w:val="Normal"/>
        <w:spacing w:lineRule="auto" w:line="240"/>
        <w:rPr>
          <w:rFonts w:eastAsia="Arial" w:cs="Arial"/>
        </w:rPr>
      </w:pPr>
      <w:r>
        <w:rPr>
          <w:rFonts w:eastAsia="Arial" w:cs="Arial"/>
        </w:rPr>
        <w:t>Prompt:</w:t>
      </w:r>
    </w:p>
    <w:p>
      <w:pPr>
        <w:pStyle w:val="Normal"/>
        <w:spacing w:lineRule="auto" w:line="240"/>
        <w:rPr/>
      </w:pPr>
      <w:r>
        <w:rPr>
          <w:rFonts w:eastAsia="Arial" w:cs="Arial"/>
        </w:rPr>
        <w:t>4.2.3 Zelf ingestelde meetwaarden vs. CPU-meetwaarden, geef relevante artikelen om hierover te schrijven</w:t>
      </w:r>
    </w:p>
    <w:p>
      <w:pPr>
        <w:pStyle w:val="Normal"/>
        <w:spacing w:lineRule="auto" w:line="240"/>
        <w:rPr>
          <w:rFonts w:eastAsia="Arial" w:cs="Arial"/>
        </w:rPr>
      </w:pPr>
      <w:r>
        <w:rPr>
          <w:rFonts w:eastAsia="Arial" w:cs="Arial"/>
        </w:rPr>
      </w:r>
    </w:p>
    <w:p>
      <w:pPr>
        <w:pStyle w:val="Normal"/>
        <w:spacing w:lineRule="auto" w:line="240"/>
        <w:rPr>
          <w:rFonts w:eastAsia="Arial" w:cs="Arial"/>
        </w:rPr>
      </w:pPr>
      <w:r>
        <w:rPr>
          <w:rFonts w:eastAsia="Arial" w:cs="Arial"/>
        </w:rPr>
        <w:t>Output:</w:t>
      </w:r>
    </w:p>
    <w:p>
      <w:pPr>
        <w:pStyle w:val="Normal"/>
        <w:spacing w:lineRule="auto" w:line="240"/>
        <w:rPr>
          <w:rFonts w:eastAsia="Arial" w:cs="Arial"/>
        </w:rPr>
      </w:pPr>
      <w:r>
        <w:rPr>
          <w:rFonts w:eastAsia="Arial" w:cs="Arial"/>
        </w:rPr>
        <w:t>Hier zijn enkele relevante zoektermen en bronnen die je kan gebruiken om sectie 3.1.4.4 te onderbouwen:Searched the webSearched the webHier zijn de meest relevante bronnen voor sectie 3.1.4.4, met uitleg waarom elke bron nuttig is:</w:t>
      </w:r>
    </w:p>
    <w:p>
      <w:pPr>
        <w:pStyle w:val="Normal"/>
        <w:spacing w:lineRule="auto" w:line="240"/>
        <w:rPr/>
      </w:pPr>
      <w:r>
        <w:rPr>
          <w:rFonts w:eastAsia="Arial" w:cs="Arial"/>
        </w:rPr>
        <w:t>Aanbevolen bronnen</w:t>
      </w:r>
    </w:p>
    <w:p>
      <w:pPr>
        <w:pStyle w:val="Normal"/>
        <w:spacing w:lineRule="auto" w:line="240"/>
        <w:rPr/>
      </w:pPr>
      <w:r>
        <w:rPr>
          <w:rFonts w:eastAsia="Arial" w:cs="Arial"/>
        </w:rPr>
        <w:t>[A] Datadog officieel blog — sterkste bron voor jullie paper</w:t>
      </w:r>
    </w:p>
    <w:p>
      <w:pPr>
        <w:pStyle w:val="Normal"/>
        <w:spacing w:lineRule="auto" w:line="240"/>
        <w:rPr/>
      </w:pPr>
      <w:hyperlink r:id="rId15">
        <w:r>
          <w:rPr>
            <w:rFonts w:eastAsia="Arial" w:cs="Arial"/>
          </w:rPr>
          <w:t>https://www.datadoghq.com/blog/autoscaling-custom-metrics/</w:t>
        </w:r>
      </w:hyperlink>
    </w:p>
    <w:p>
      <w:pPr>
        <w:pStyle w:val="Normal"/>
        <w:spacing w:lineRule="auto" w:line="240"/>
        <w:rPr/>
      </w:pPr>
      <w:r>
        <w:rPr>
          <w:rFonts w:eastAsia="Arial" w:cs="Arial"/>
        </w:rPr>
        <w:t>Dit is de meest relevante bron omdat het rechtstreeks van Datadog komt en exact jullie onderzoeksvraag behandelt. Bruikbare inhoud:</w:t>
      </w:r>
    </w:p>
    <w:p>
      <w:pPr>
        <w:pStyle w:val="Normal"/>
        <w:spacing w:lineRule="auto" w:line="240"/>
        <w:rPr/>
      </w:pPr>
      <w:r>
        <w:rPr>
          <w:rFonts w:eastAsia="Arial" w:cs="Arial"/>
        </w:rPr>
        <w:t>CPU- en geheugengebruik zijn vertraagde indicatoren van de werkelijke vraag, waardoor ze een onnauwkeurige maatstaf vormen voor het werk dat een service uitvoert Datadog</w:t>
      </w:r>
    </w:p>
    <w:p>
      <w:pPr>
        <w:pStyle w:val="Normal"/>
        <w:spacing w:lineRule="auto" w:line="240"/>
        <w:rPr/>
      </w:pPr>
      <w:r>
        <w:rPr>
          <w:rFonts w:eastAsia="Arial" w:cs="Arial"/>
        </w:rPr>
        <w:t>Een workload die beperkt wordt door verbindingslimieten of wachtrijdiepte kan een laag CPU-gebruik rapporteren, zelfs terwijl de thread pool uitgeput is en verzoeken in de wachtrij staan — tegen de tijd dat de CPU-metric stijgt en schaling triggert, kan de prestatie al verslechterd zijn Datadog</w:t>
      </w:r>
    </w:p>
    <w:p>
      <w:pPr>
        <w:pStyle w:val="Normal"/>
        <w:spacing w:lineRule="auto" w:line="240"/>
        <w:rPr/>
      </w:pPr>
      <w:r>
        <w:rPr>
          <w:rFonts w:eastAsia="Arial" w:cs="Arial"/>
        </w:rPr>
        <w:t>Werkmetrics zoals wachtrijdiepte, aanvraagsnelheid en staartlatentie zijn vooruitlopende indicatoren die de realtime activiteit van een workload weerspiegelen Datadog</w:t>
      </w:r>
    </w:p>
    <w:p>
      <w:pPr>
        <w:pStyle w:val="Normal"/>
        <w:spacing w:lineRule="auto" w:line="240"/>
        <w:rPr/>
      </w:pPr>
      <w:r>
        <w:rPr>
          <w:rFonts w:eastAsia="Arial" w:cs="Arial"/>
        </w:rPr>
        <w:t>[B] Consensus Academic Search — voor wetenschappelijke onderbouwing</w:t>
      </w:r>
    </w:p>
    <w:p>
      <w:pPr>
        <w:pStyle w:val="Normal"/>
        <w:spacing w:lineRule="auto" w:line="240"/>
        <w:rPr/>
      </w:pPr>
      <w:hyperlink r:id="rId16">
        <w:r>
          <w:rPr>
            <w:rFonts w:eastAsia="Arial" w:cs="Arial"/>
          </w:rPr>
          <w:t>https://consensus.app/questions/metrics-best-autoscaling-kubernetes/</w:t>
        </w:r>
      </w:hyperlink>
    </w:p>
    <w:p>
      <w:pPr>
        <w:pStyle w:val="Normal"/>
        <w:spacing w:lineRule="auto" w:line="240"/>
        <w:rPr/>
      </w:pPr>
      <w:r>
        <w:rPr>
          <w:rFonts w:eastAsia="Arial" w:cs="Arial"/>
        </w:rPr>
        <w:t>Standaard metrics zoals CPU en geheugengebruik zijn fundamenteel, maar custom metrics en voorspellende modellen kunnen aanzienlijke verbeteringen bieden. Absolute metrics zijn over het algemeen betrouwbaarder voor CPU-intensieve taken, terwijl applicatiespecifieke metrics meer nauwkeurige controle bieden voor gespecialiseerde applicaties Consensus</w:t>
      </w:r>
    </w:p>
    <w:p>
      <w:pPr>
        <w:pStyle w:val="Normal"/>
        <w:spacing w:lineRule="auto" w:line="240"/>
        <w:rPr/>
      </w:pPr>
      <w:r>
        <w:rPr>
          <w:rFonts w:eastAsia="Arial" w:cs="Arial"/>
        </w:rPr>
        <w:t>[C] AWS + custom metrics (Medium) — praktisch AWS-perspectief</w:t>
      </w:r>
    </w:p>
    <w:p>
      <w:pPr>
        <w:pStyle w:val="Normal"/>
        <w:spacing w:lineRule="auto" w:line="240"/>
        <w:rPr/>
      </w:pPr>
      <w:hyperlink r:id="rId17">
        <w:r>
          <w:rPr>
            <w:rFonts w:eastAsia="Arial" w:cs="Arial"/>
          </w:rPr>
          <w:t>https://medium.com/@lawaladekunle/autoscaling-in-aws-with-memory-metrics-c21158176b3d</w:t>
        </w:r>
      </w:hyperlink>
    </w:p>
    <w:p>
      <w:pPr>
        <w:pStyle w:val="Normal"/>
        <w:spacing w:lineRule="auto" w:line="240"/>
        <w:rPr/>
      </w:pPr>
      <w:r>
        <w:rPr>
          <w:rFonts w:eastAsia="Arial" w:cs="Arial"/>
        </w:rPr>
        <w:t xml:space="preserve"> </w:t>
      </w:r>
    </w:p>
    <w:p>
      <w:pPr>
        <w:pStyle w:val="Normal"/>
        <w:spacing w:lineRule="auto" w:line="240"/>
        <w:rPr/>
      </w:pPr>
      <w:r>
        <w:rPr>
          <w:rFonts w:eastAsia="Arial" w:cs="Arial"/>
        </w:rPr>
        <w:t>AWS staat standaard alleen CPU-gebruik, netwerk en load balancer metrics toe voor autoscalingbeleid, wat tekortschiet voor geheugengebonden applicaties — in dergelijke gevallen kunnen custom metrics via CloudWatch worden ingezet Medium</w:t>
      </w:r>
    </w:p>
    <w:p>
      <w:pPr>
        <w:pStyle w:val="Normal"/>
        <w:spacing w:lineRule="auto" w:line="240"/>
        <w:rPr/>
      </w:pPr>
      <w:r>
        <w:rPr>
          <w:rFonts w:eastAsia="Arial" w:cs="Arial"/>
        </w:rPr>
        <w:t>Tip voor de sectie</w:t>
      </w:r>
    </w:p>
    <w:p>
      <w:pPr>
        <w:pStyle w:val="Normal"/>
        <w:spacing w:lineRule="auto" w:line="240"/>
        <w:rPr/>
      </w:pPr>
      <w:r>
        <w:rPr>
          <w:rFonts w:eastAsia="Arial" w:cs="Arial"/>
        </w:rPr>
        <w:t>Gebruik bron [A] als hoofdbron, want die combineert Datadog + custom metrics + autoscaling in één artikel, wat perfect aansluit bij jullie onderzoeksvraag. Voeg bron [B] toe voor wetenschappelijke geloofwaardigheid, en bron [C] als AWS-specifiek praktijkvoorbeeld.</w:t>
      </w:r>
    </w:p>
    <w:p>
      <w:pPr>
        <w:pStyle w:val="Normal"/>
        <w:spacing w:lineRule="auto" w:line="240"/>
        <w:rPr>
          <w:rFonts w:eastAsia="Arial" w:cs="Arial"/>
        </w:rPr>
      </w:pPr>
      <w:r>
        <w:rPr>
          <w:rFonts w:eastAsia="Arial" w:cs="Arial"/>
        </w:rPr>
      </w:r>
    </w:p>
    <w:p>
      <w:pPr>
        <w:pStyle w:val="Kop2Romeins"/>
        <w:numPr>
          <w:ilvl w:val="0"/>
          <w:numId w:val="18"/>
        </w:numPr>
        <w:rPr/>
      </w:pPr>
      <w:r>
        <w:rPr/>
        <w:t>Prompt 2</w:t>
      </w:r>
    </w:p>
    <w:p>
      <w:pPr>
        <w:pStyle w:val="Normal"/>
        <w:spacing w:lineRule="auto" w:line="240"/>
        <w:rPr>
          <w:rFonts w:eastAsia="Arial" w:cs="Arial"/>
        </w:rPr>
      </w:pPr>
      <w:r>
        <w:rPr>
          <w:rFonts w:eastAsia="Arial" w:cs="Arial"/>
        </w:rPr>
        <w:t>AI: Claude</w:t>
      </w:r>
    </w:p>
    <w:p>
      <w:pPr>
        <w:pStyle w:val="Normal"/>
        <w:spacing w:lineRule="auto" w:line="240"/>
        <w:rPr>
          <w:rFonts w:eastAsia="Arial" w:cs="Arial"/>
        </w:rPr>
      </w:pPr>
      <w:r>
        <w:rPr>
          <w:rFonts w:eastAsia="Arial" w:cs="Arial"/>
        </w:rPr>
        <w:t>Prompt:</w:t>
      </w:r>
    </w:p>
    <w:p>
      <w:pPr>
        <w:pStyle w:val="Normal"/>
        <w:spacing w:lineRule="auto" w:line="240"/>
        <w:rPr/>
      </w:pPr>
      <w:r>
        <w:rPr>
          <w:rFonts w:eastAsia="Arial" w:cs="Arial"/>
          <w:lang w:val="en-US"/>
        </w:rPr>
        <w:t>anomalies, malicious access attempts, or DDoS attacks. hoe zet ik it in 1 woord, geef meerdere opties</w:t>
      </w:r>
    </w:p>
    <w:p>
      <w:pPr>
        <w:pStyle w:val="Normal"/>
        <w:spacing w:lineRule="auto" w:line="240"/>
        <w:rPr>
          <w:rFonts w:eastAsia="Arial" w:cs="Arial"/>
          <w:lang w:val="en-US"/>
        </w:rPr>
      </w:pPr>
      <w:r>
        <w:rPr>
          <w:rFonts w:eastAsia="Arial" w:cs="Arial"/>
          <w:lang w:val="en-US"/>
        </w:rPr>
      </w:r>
    </w:p>
    <w:p>
      <w:pPr>
        <w:pStyle w:val="Normal"/>
        <w:spacing w:lineRule="auto" w:line="240"/>
        <w:rPr>
          <w:rFonts w:eastAsia="Arial" w:cs="Arial"/>
          <w:lang w:val="en-US"/>
        </w:rPr>
      </w:pPr>
      <w:r>
        <w:rPr>
          <w:rFonts w:eastAsia="Arial" w:cs="Arial"/>
          <w:lang w:val="en-US"/>
        </w:rPr>
        <w:t xml:space="preserve">Output: </w:t>
      </w:r>
    </w:p>
    <w:p>
      <w:pPr>
        <w:pStyle w:val="Normal"/>
        <w:spacing w:lineRule="auto" w:line="240"/>
        <w:rPr/>
      </w:pPr>
      <w:r>
        <w:rPr>
          <w:rFonts w:eastAsia="Arial" w:cs="Arial"/>
        </w:rPr>
        <w:t>"Cyberdreigingen" is het meest passende woord hiervoor.</w:t>
      </w:r>
    </w:p>
    <w:p>
      <w:pPr>
        <w:pStyle w:val="Normal"/>
        <w:spacing w:lineRule="auto" w:line="240"/>
        <w:rPr>
          <w:rFonts w:eastAsia="Arial" w:cs="Arial"/>
          <w:lang w:val="en-US"/>
        </w:rPr>
      </w:pPr>
      <w:r>
        <w:rPr>
          <w:rFonts w:eastAsia="Arial" w:cs="Arial"/>
          <w:lang w:val="en-US"/>
        </w:rPr>
        <w:t>Andere opties:</w:t>
      </w:r>
    </w:p>
    <w:p>
      <w:pPr>
        <w:pStyle w:val="ListParagraph"/>
        <w:numPr>
          <w:ilvl w:val="0"/>
          <w:numId w:val="10"/>
        </w:numPr>
        <w:spacing w:lineRule="auto" w:line="240" w:before="0" w:after="0"/>
        <w:contextualSpacing/>
        <w:rPr>
          <w:lang w:val="en-US"/>
        </w:rPr>
      </w:pPr>
      <w:r>
        <w:rPr>
          <w:lang w:val="en-US"/>
        </w:rPr>
        <w:t>Beveiligingsincidenten</w:t>
      </w:r>
    </w:p>
    <w:p>
      <w:pPr>
        <w:pStyle w:val="ListParagraph"/>
        <w:numPr>
          <w:ilvl w:val="0"/>
          <w:numId w:val="10"/>
        </w:numPr>
        <w:spacing w:lineRule="auto" w:line="240" w:before="0" w:after="0"/>
        <w:contextualSpacing/>
        <w:rPr>
          <w:lang w:val="en-US"/>
        </w:rPr>
      </w:pPr>
      <w:r>
        <w:rPr>
          <w:lang w:val="en-US"/>
        </w:rPr>
        <w:t>Beveiligingsrisico's</w:t>
      </w:r>
    </w:p>
    <w:p>
      <w:pPr>
        <w:pStyle w:val="ListParagraph"/>
        <w:numPr>
          <w:ilvl w:val="0"/>
          <w:numId w:val="10"/>
        </w:numPr>
        <w:spacing w:lineRule="auto" w:line="240" w:before="0" w:after="0"/>
        <w:contextualSpacing/>
        <w:rPr>
          <w:lang w:val="en-US"/>
        </w:rPr>
      </w:pPr>
      <w:r>
        <w:rPr>
          <w:lang w:val="en-US"/>
        </w:rPr>
        <w:t>Bedreigingen</w:t>
      </w:r>
    </w:p>
    <w:p>
      <w:pPr>
        <w:pStyle w:val="ListParagraph"/>
        <w:numPr>
          <w:ilvl w:val="0"/>
          <w:numId w:val="10"/>
        </w:numPr>
        <w:spacing w:lineRule="auto" w:line="240" w:before="0" w:after="0"/>
        <w:contextualSpacing/>
        <w:rPr>
          <w:lang w:val="en-US"/>
        </w:rPr>
      </w:pPr>
      <w:r>
        <w:rPr>
          <w:lang w:val="en-US"/>
        </w:rPr>
        <w:t>Aanvallen</w:t>
      </w:r>
    </w:p>
    <w:p>
      <w:pPr>
        <w:pStyle w:val="ListParagraph"/>
        <w:numPr>
          <w:ilvl w:val="0"/>
          <w:numId w:val="10"/>
        </w:numPr>
        <w:spacing w:lineRule="auto" w:line="240" w:before="0" w:after="0"/>
        <w:contextualSpacing/>
        <w:rPr>
          <w:lang w:val="en-US"/>
        </w:rPr>
      </w:pPr>
      <w:r>
        <w:rPr>
          <w:lang w:val="en-US"/>
        </w:rPr>
        <w:t>Kwetsbaarheden</w:t>
      </w:r>
    </w:p>
    <w:p>
      <w:pPr>
        <w:pStyle w:val="Normal"/>
        <w:rPr/>
      </w:pPr>
      <w:r>
        <w:rPr/>
      </w:r>
      <w:r>
        <w:br w:type="page"/>
      </w:r>
    </w:p>
    <w:p>
      <w:pPr>
        <w:pStyle w:val="Kop2Romeins"/>
        <w:numPr>
          <w:ilvl w:val="0"/>
          <w:numId w:val="18"/>
        </w:numPr>
        <w:spacing w:before="0" w:after="0"/>
        <w:rPr>
          <w:lang w:val="en-US"/>
        </w:rPr>
      </w:pPr>
      <w:r>
        <w:rPr>
          <w:lang w:val="en-US"/>
        </w:rPr>
        <w:t>Prompt 3</w:t>
      </w:r>
    </w:p>
    <w:p>
      <w:pPr>
        <w:pStyle w:val="Normal"/>
        <w:rPr>
          <w:lang w:val="en-US"/>
        </w:rPr>
      </w:pPr>
      <w:r>
        <w:rPr>
          <w:lang w:val="en-US"/>
        </w:rPr>
        <w:t>AI: Claude</w:t>
      </w:r>
    </w:p>
    <w:p>
      <w:pPr>
        <w:pStyle w:val="Normal"/>
        <w:rPr>
          <w:lang w:val="en-US"/>
        </w:rPr>
      </w:pPr>
      <w:r>
        <w:rPr>
          <w:lang w:val="en-US"/>
        </w:rPr>
        <w:t>Prompt:</w:t>
      </w:r>
    </w:p>
    <w:p>
      <w:pPr>
        <w:pStyle w:val="Normal"/>
        <w:spacing w:before="0" w:after="240"/>
        <w:rPr/>
      </w:pPr>
      <w:r>
        <w:rPr>
          <w:rFonts w:eastAsia="Arial" w:cs="Arial"/>
        </w:rPr>
        <w:t xml:space="preserve">Om overzicht te krijgen over het gedrag van een applicatie, zijn meetwaarden de oplossing. Uit een onderzoek uitgevoerd door Datadog blijkt dat 80% van hun klanten die Kubernetes gebruiken meer afhankelijk zijn van CPU-meetwaarden dan van zelf ingestelde meetwaarden. Deze standaard meetwaarden worden automatisch gemeten door Datadog zelf en hebben bovendien geen extra kost. Het gaat dan over de CPU en geheugenwaarden. Maar soms zijn deze niet voldoende, daarom kunnen organisaties ook zelf nog extra meetwaarden instellen.  </w:t>
      </w:r>
    </w:p>
    <w:p>
      <w:pPr>
        <w:pStyle w:val="Normal"/>
        <w:spacing w:before="0" w:after="240"/>
        <w:rPr/>
      </w:pPr>
      <w:r>
        <w:rPr>
          <w:rFonts w:eastAsia="Arial" w:cs="Arial"/>
        </w:rPr>
        <w:t>is dit een goede vlotte intro met info van deze 2 artikels</w:t>
      </w:r>
    </w:p>
    <w:p>
      <w:pPr>
        <w:pStyle w:val="Normal"/>
        <w:spacing w:before="240" w:after="240"/>
        <w:rPr/>
      </w:pPr>
      <w:hyperlink r:id="rId18">
        <w:r>
          <w:rPr>
            <w:rStyle w:val="InternetLink"/>
            <w:rFonts w:eastAsia="Arial" w:cs="Arial"/>
          </w:rPr>
          <w:t>https://datadog.criticalcloud.ai/custom-metrics-vs-standard-metrics-cost-comparison/</w:t>
        </w:r>
      </w:hyperlink>
      <w:r>
        <w:rPr>
          <w:rFonts w:eastAsia="Arial" w:cs="Arial"/>
        </w:rPr>
        <w:t xml:space="preserve"> </w:t>
      </w:r>
      <w:hyperlink r:id="rId19">
        <w:r>
          <w:rPr>
            <w:rStyle w:val="InternetLink"/>
            <w:rFonts w:eastAsia="Arial" w:cs="Arial"/>
          </w:rPr>
          <w:t>https://www.datadoghq.com/blog/autoscaling-custom-metrics/</w:t>
        </w:r>
      </w:hyperlink>
    </w:p>
    <w:p>
      <w:pPr>
        <w:pStyle w:val="Normal"/>
        <w:spacing w:before="0" w:after="0"/>
        <w:rPr>
          <w:rFonts w:eastAsia="Arial" w:cs="Arial"/>
        </w:rPr>
      </w:pPr>
      <w:r>
        <w:rPr>
          <w:rFonts w:eastAsia="Arial" w:cs="Arial"/>
        </w:rPr>
        <w:t xml:space="preserve">Ouput: </w:t>
      </w:r>
    </w:p>
    <w:p>
      <w:pPr>
        <w:pStyle w:val="Normal"/>
        <w:spacing w:before="0" w:after="0"/>
        <w:rPr>
          <w:rFonts w:eastAsia="Arial" w:cs="Arial"/>
        </w:rPr>
      </w:pPr>
      <w:r>
        <w:rPr>
          <w:rFonts w:eastAsia="Arial" w:cs="Arial"/>
        </w:rPr>
        <w:t>Je intro is grotendeels goed, maar er zijn een paar puntjes om aan te passen:</w:t>
      </w:r>
    </w:p>
    <w:p>
      <w:pPr>
        <w:pStyle w:val="Normal"/>
        <w:spacing w:before="0" w:after="0"/>
        <w:rPr/>
      </w:pPr>
      <w:r>
        <w:rPr>
          <w:rFonts w:eastAsia="Arial" w:cs="Arial"/>
        </w:rPr>
        <w:t>Het cijfer klopt niet helemaal. Je schrijft "80% van hun klanten die Kubernetes gebruiken zijn meer afhankelijk van CPU-meetwaarden", maar het artikel zegt het omgekeerde: 64% van de organisaties gebruikt de Kubernetes Horizontal Pod Autoscaler (HPA), en van die groep vertrouwt 80% op CPU- en geheugenwaarden voor het schalen — slechts 20% gebruikt zelf ingestelde meetwaarden. Het gaat dus over 80% van de HPA-gebruikers, niet van alle Kubernetes-gebruikers. datadoghq</w:t>
      </w:r>
    </w:p>
    <w:p>
      <w:pPr>
        <w:pStyle w:val="Normal"/>
        <w:spacing w:before="0" w:after="0"/>
        <w:rPr/>
      </w:pPr>
      <w:r>
        <w:rPr>
          <w:rFonts w:eastAsia="Arial" w:cs="Arial"/>
        </w:rPr>
        <w:t>"Geen extra kost" klopt, maar nuanceer het. Standaardmeetwaarden zoals CPU-gebruik en geheugen zijn inbegrepen in het basisabonnement en brengen geen bijkomende kosten met zich mee. Dat klopt. Maar het is de moeite waard te vermelden waarom dat een voordeel is: aangepaste meetwaarden werken met gebruiksgebaseerde prijzen en kunnen extra kosten genereren zodra je de inbegrepen limieten overschrijdt. criticalcloudcriticalcloud</w:t>
      </w:r>
    </w:p>
    <w:p>
      <w:pPr>
        <w:pStyle w:val="Normal"/>
        <w:spacing w:before="0" w:after="0"/>
        <w:rPr/>
      </w:pPr>
      <w:r>
        <w:rPr>
          <w:rFonts w:eastAsia="Arial" w:cs="Arial"/>
        </w:rPr>
        <w:t>Suggestie voor een verbeterde versie:</w:t>
      </w:r>
    </w:p>
    <w:p>
      <w:pPr>
        <w:pStyle w:val="Normal"/>
        <w:spacing w:before="0" w:after="0"/>
        <w:rPr/>
      </w:pPr>
      <w:r>
        <w:rPr>
          <w:rFonts w:eastAsia="Arial" w:cs="Arial"/>
        </w:rPr>
        <w:t xml:space="preserve"> </w:t>
      </w:r>
    </w:p>
    <w:p>
      <w:pPr>
        <w:pStyle w:val="Normal"/>
        <w:spacing w:before="0" w:after="0"/>
        <w:rPr/>
      </w:pPr>
      <w:r>
        <w:rPr>
          <w:rFonts w:eastAsia="Arial" w:cs="Arial"/>
        </w:rPr>
        <w:t>Om inzicht te krijgen in het gedrag van een applicatie zijn meetwaarden de oplossing. Uit onderzoek van Datadog blijkt dat 64% van de organisaties die Kubernetes gebruiken de Horizontal Pod Autoscaler inzet voor capaciteitsbeheer. Van die groep vertrouwt maar liefst 80% uitsluitend op CPU- en geheugenmeetwaarden. Dit zijn standaardmeetwaarden die Datadog automatisch verzamelt via ingebouwde integraties en die inbegrepen zijn in het abonnement — zonder extra kosten. Toch zijn ze niet altijd voldoende. Daarom kunnen organisaties ook zelf aanvullende meetwaarden instellen, afgestemd op specifieke bedrijfs- of applicatienoden. Die aangepaste meetwaarden bieden meer flexibiliteit, maar brengen wel extra kosten met zich mee.</w:t>
      </w:r>
    </w:p>
    <w:p>
      <w:pPr>
        <w:pStyle w:val="Normal"/>
        <w:rPr/>
      </w:pPr>
      <w:r>
        <w:rPr/>
      </w:r>
      <w:r>
        <w:br w:type="page"/>
      </w:r>
    </w:p>
    <w:p>
      <w:pPr>
        <w:pStyle w:val="Kop2Romeins"/>
        <w:numPr>
          <w:ilvl w:val="0"/>
          <w:numId w:val="18"/>
        </w:numPr>
        <w:spacing w:before="0" w:after="0"/>
        <w:rPr>
          <w:lang w:val="en-US"/>
        </w:rPr>
      </w:pPr>
      <w:r>
        <w:rPr>
          <w:lang w:val="en-US"/>
        </w:rPr>
        <w:t>Prompt 4</w:t>
      </w:r>
    </w:p>
    <w:p>
      <w:pPr>
        <w:pStyle w:val="Normal"/>
        <w:rPr>
          <w:lang w:val="en-US"/>
        </w:rPr>
      </w:pPr>
      <w:r>
        <w:rPr>
          <w:lang w:val="en-US"/>
        </w:rPr>
        <w:t>AI: ChatGPT</w:t>
      </w:r>
    </w:p>
    <w:p>
      <w:pPr>
        <w:pStyle w:val="Normal"/>
        <w:rPr>
          <w:lang w:val="en-US"/>
        </w:rPr>
      </w:pPr>
      <w:r>
        <w:rPr>
          <w:lang w:val="en-US"/>
        </w:rPr>
        <w:t xml:space="preserve">Input: </w:t>
      </w:r>
    </w:p>
    <w:p>
      <w:pPr>
        <w:pStyle w:val="Normal"/>
        <w:rPr>
          <w:lang w:val="en-US"/>
        </w:rPr>
      </w:pPr>
      <w:r>
        <w:rPr>
          <w:rFonts w:eastAsia="Arial" w:cs="Arial"/>
          <w:lang w:val="en-US"/>
        </w:rPr>
        <w:t xml:space="preserve">Lijst met afkortingen Afkorting Betekenis AWS Amazon Web Services CPU Central Processing Unit RAM Random Access Memory IT Information Technology AI Artificial Intelligence RDS Relational Database Service SSO Single-sign on CRAAP Currency (Actualiteit), Relevance (Relevantie), Authority (Autoriteit), Accuracy (Nauwkeurigheid) en Purpose (Doel) AMI Amazon Machine Image CLI Command Line Interface DB Database EBS Elastic Block Store EC2 Elastic Compute ELB Elastic Load Balancer HTTP Hypertext Transfer Protocol IAM Identity and Access Management IP Internet Protocol JSON Javascript Object Notation HTTPS HyperText Transfer Protocol Secure KPI Key Performance Indicator API Application Programming Interface </w:t>
      </w:r>
    </w:p>
    <w:p>
      <w:pPr>
        <w:pStyle w:val="Normal"/>
        <w:rPr/>
      </w:pPr>
      <w:r>
        <w:rPr>
          <w:rFonts w:eastAsia="Arial" w:cs="Arial"/>
        </w:rPr>
        <w:t>zet deze lijst in alfabetische volgorde</w:t>
      </w:r>
    </w:p>
    <w:p>
      <w:pPr>
        <w:pStyle w:val="Normal"/>
        <w:spacing w:lineRule="auto" w:line="240"/>
        <w:rPr>
          <w:rFonts w:eastAsia="Arial" w:cs="Arial"/>
        </w:rPr>
      </w:pPr>
      <w:r>
        <w:rPr>
          <w:rFonts w:eastAsia="Arial" w:cs="Arial"/>
        </w:rPr>
        <w:t>Output</w:t>
      </w:r>
    </w:p>
    <w:p>
      <w:pPr>
        <w:pStyle w:val="Normal"/>
        <w:spacing w:lineRule="auto" w:line="240" w:before="240" w:after="240"/>
        <w:rPr/>
      </w:pPr>
      <w:r>
        <w:rPr>
          <w:rFonts w:eastAsia="Arial" w:cs="Arial"/>
        </w:rPr>
        <w:t xml:space="preserve">Hier is je </w:t>
      </w:r>
      <w:r>
        <w:rPr>
          <w:rFonts w:eastAsia="Arial" w:cs="Arial"/>
          <w:b/>
          <w:bCs/>
        </w:rPr>
        <w:t>lijst met afkortingen in alfabetische volgorde</w:t>
      </w:r>
      <w:r>
        <w:rPr>
          <w:rFonts w:eastAsia="Arial" w:cs="Arial"/>
        </w:rPr>
        <w:t>:</w:t>
      </w:r>
    </w:p>
    <w:tbl>
      <w:tblPr>
        <w:tblW w:w="90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1500"/>
        <w:gridCol w:w="7559"/>
      </w:tblGrid>
      <w:tr>
        <w:trPr>
          <w:trHeight w:val="300" w:hRule="atLeast"/>
        </w:trPr>
        <w:tc>
          <w:tcPr>
            <w:tcW w:w="1500" w:type="dxa"/>
            <w:tcBorders/>
            <w:vAlign w:val="center"/>
          </w:tcPr>
          <w:p>
            <w:pPr>
              <w:pStyle w:val="Normal"/>
              <w:widowControl w:val="false"/>
              <w:spacing w:lineRule="auto" w:line="240" w:before="0" w:after="0"/>
              <w:jc w:val="center"/>
              <w:rPr/>
            </w:pPr>
            <w:r>
              <w:rPr>
                <w:b/>
                <w:bCs/>
              </w:rPr>
              <w:t>Afkorting</w:t>
            </w:r>
          </w:p>
        </w:tc>
        <w:tc>
          <w:tcPr>
            <w:tcW w:w="7559" w:type="dxa"/>
            <w:tcBorders/>
            <w:vAlign w:val="center"/>
          </w:tcPr>
          <w:p>
            <w:pPr>
              <w:pStyle w:val="Normal"/>
              <w:widowControl w:val="false"/>
              <w:spacing w:lineRule="auto" w:line="240" w:before="0" w:after="0"/>
              <w:jc w:val="center"/>
              <w:rPr/>
            </w:pPr>
            <w:r>
              <w:rPr>
                <w:b/>
                <w:bCs/>
              </w:rPr>
              <w:t>Betekenis</w:t>
            </w:r>
          </w:p>
        </w:tc>
      </w:tr>
      <w:tr>
        <w:trPr>
          <w:trHeight w:val="300" w:hRule="atLeast"/>
        </w:trPr>
        <w:tc>
          <w:tcPr>
            <w:tcW w:w="1500" w:type="dxa"/>
            <w:tcBorders/>
            <w:vAlign w:val="center"/>
          </w:tcPr>
          <w:p>
            <w:pPr>
              <w:pStyle w:val="Normal"/>
              <w:widowControl w:val="false"/>
              <w:spacing w:lineRule="auto" w:line="240" w:before="0" w:after="0"/>
              <w:rPr/>
            </w:pPr>
            <w:r>
              <w:rPr/>
              <w:t>AI</w:t>
            </w:r>
          </w:p>
        </w:tc>
        <w:tc>
          <w:tcPr>
            <w:tcW w:w="7559" w:type="dxa"/>
            <w:tcBorders/>
            <w:vAlign w:val="center"/>
          </w:tcPr>
          <w:p>
            <w:pPr>
              <w:pStyle w:val="Normal"/>
              <w:widowControl w:val="false"/>
              <w:spacing w:lineRule="auto" w:line="240" w:before="0" w:after="0"/>
              <w:rPr/>
            </w:pPr>
            <w:r>
              <w:rPr/>
              <w:t>Artificial Intelligence</w:t>
            </w:r>
          </w:p>
        </w:tc>
      </w:tr>
      <w:tr>
        <w:trPr>
          <w:trHeight w:val="300" w:hRule="atLeast"/>
        </w:trPr>
        <w:tc>
          <w:tcPr>
            <w:tcW w:w="1500" w:type="dxa"/>
            <w:tcBorders/>
            <w:vAlign w:val="center"/>
          </w:tcPr>
          <w:p>
            <w:pPr>
              <w:pStyle w:val="Normal"/>
              <w:widowControl w:val="false"/>
              <w:spacing w:lineRule="auto" w:line="240" w:before="0" w:after="0"/>
              <w:rPr/>
            </w:pPr>
            <w:r>
              <w:rPr/>
              <w:t>AMI</w:t>
            </w:r>
          </w:p>
        </w:tc>
        <w:tc>
          <w:tcPr>
            <w:tcW w:w="7559" w:type="dxa"/>
            <w:tcBorders/>
            <w:vAlign w:val="center"/>
          </w:tcPr>
          <w:p>
            <w:pPr>
              <w:pStyle w:val="Normal"/>
              <w:widowControl w:val="false"/>
              <w:spacing w:lineRule="auto" w:line="240" w:before="0" w:after="0"/>
              <w:rPr/>
            </w:pPr>
            <w:r>
              <w:rPr/>
              <w:t>Amazon Machine Image</w:t>
            </w:r>
          </w:p>
        </w:tc>
      </w:tr>
      <w:tr>
        <w:trPr>
          <w:trHeight w:val="300" w:hRule="atLeast"/>
        </w:trPr>
        <w:tc>
          <w:tcPr>
            <w:tcW w:w="1500" w:type="dxa"/>
            <w:tcBorders/>
            <w:vAlign w:val="center"/>
          </w:tcPr>
          <w:p>
            <w:pPr>
              <w:pStyle w:val="Normal"/>
              <w:widowControl w:val="false"/>
              <w:spacing w:lineRule="auto" w:line="240" w:before="0" w:after="0"/>
              <w:rPr/>
            </w:pPr>
            <w:r>
              <w:rPr/>
              <w:t>API</w:t>
            </w:r>
          </w:p>
        </w:tc>
        <w:tc>
          <w:tcPr>
            <w:tcW w:w="7559" w:type="dxa"/>
            <w:tcBorders/>
            <w:vAlign w:val="center"/>
          </w:tcPr>
          <w:p>
            <w:pPr>
              <w:pStyle w:val="Normal"/>
              <w:widowControl w:val="false"/>
              <w:spacing w:lineRule="auto" w:line="240" w:before="0" w:after="0"/>
              <w:rPr/>
            </w:pPr>
            <w:r>
              <w:rPr/>
              <w:t>Application Programming Interface</w:t>
            </w:r>
          </w:p>
        </w:tc>
      </w:tr>
      <w:tr>
        <w:trPr>
          <w:trHeight w:val="300" w:hRule="atLeast"/>
        </w:trPr>
        <w:tc>
          <w:tcPr>
            <w:tcW w:w="1500" w:type="dxa"/>
            <w:tcBorders/>
            <w:vAlign w:val="center"/>
          </w:tcPr>
          <w:p>
            <w:pPr>
              <w:pStyle w:val="Normal"/>
              <w:widowControl w:val="false"/>
              <w:spacing w:lineRule="auto" w:line="240" w:before="0" w:after="0"/>
              <w:rPr/>
            </w:pPr>
            <w:r>
              <w:rPr/>
              <w:t>AWS</w:t>
            </w:r>
          </w:p>
        </w:tc>
        <w:tc>
          <w:tcPr>
            <w:tcW w:w="7559" w:type="dxa"/>
            <w:tcBorders/>
            <w:vAlign w:val="center"/>
          </w:tcPr>
          <w:p>
            <w:pPr>
              <w:pStyle w:val="Normal"/>
              <w:widowControl w:val="false"/>
              <w:spacing w:lineRule="auto" w:line="240" w:before="0" w:after="0"/>
              <w:rPr/>
            </w:pPr>
            <w:r>
              <w:rPr/>
              <w:t>Amazon Web Services</w:t>
            </w:r>
          </w:p>
        </w:tc>
      </w:tr>
      <w:tr>
        <w:trPr>
          <w:trHeight w:val="300" w:hRule="atLeast"/>
        </w:trPr>
        <w:tc>
          <w:tcPr>
            <w:tcW w:w="1500" w:type="dxa"/>
            <w:tcBorders/>
            <w:vAlign w:val="center"/>
          </w:tcPr>
          <w:p>
            <w:pPr>
              <w:pStyle w:val="Normal"/>
              <w:widowControl w:val="false"/>
              <w:spacing w:lineRule="auto" w:line="240" w:before="0" w:after="0"/>
              <w:rPr/>
            </w:pPr>
            <w:r>
              <w:rPr/>
              <w:t>CLI</w:t>
            </w:r>
          </w:p>
        </w:tc>
        <w:tc>
          <w:tcPr>
            <w:tcW w:w="7559" w:type="dxa"/>
            <w:tcBorders/>
            <w:vAlign w:val="center"/>
          </w:tcPr>
          <w:p>
            <w:pPr>
              <w:pStyle w:val="Normal"/>
              <w:widowControl w:val="false"/>
              <w:spacing w:lineRule="auto" w:line="240" w:before="0" w:after="0"/>
              <w:rPr/>
            </w:pPr>
            <w:r>
              <w:rPr/>
              <w:t>Command Line Interface</w:t>
            </w:r>
          </w:p>
        </w:tc>
      </w:tr>
      <w:tr>
        <w:trPr>
          <w:trHeight w:val="300" w:hRule="atLeast"/>
        </w:trPr>
        <w:tc>
          <w:tcPr>
            <w:tcW w:w="1500" w:type="dxa"/>
            <w:tcBorders/>
            <w:vAlign w:val="center"/>
          </w:tcPr>
          <w:p>
            <w:pPr>
              <w:pStyle w:val="Normal"/>
              <w:widowControl w:val="false"/>
              <w:spacing w:lineRule="auto" w:line="240" w:before="0" w:after="0"/>
              <w:rPr/>
            </w:pPr>
            <w:r>
              <w:rPr/>
              <w:t>CPU</w:t>
            </w:r>
          </w:p>
        </w:tc>
        <w:tc>
          <w:tcPr>
            <w:tcW w:w="7559" w:type="dxa"/>
            <w:tcBorders/>
            <w:vAlign w:val="center"/>
          </w:tcPr>
          <w:p>
            <w:pPr>
              <w:pStyle w:val="Normal"/>
              <w:widowControl w:val="false"/>
              <w:spacing w:lineRule="auto" w:line="240" w:before="0" w:after="0"/>
              <w:rPr/>
            </w:pPr>
            <w:r>
              <w:rPr/>
              <w:t>Central Processing Unit</w:t>
            </w:r>
          </w:p>
        </w:tc>
      </w:tr>
      <w:tr>
        <w:trPr>
          <w:trHeight w:val="300" w:hRule="atLeast"/>
        </w:trPr>
        <w:tc>
          <w:tcPr>
            <w:tcW w:w="1500" w:type="dxa"/>
            <w:tcBorders/>
            <w:vAlign w:val="center"/>
          </w:tcPr>
          <w:p>
            <w:pPr>
              <w:pStyle w:val="Normal"/>
              <w:widowControl w:val="false"/>
              <w:spacing w:lineRule="auto" w:line="240" w:before="0" w:after="0"/>
              <w:rPr/>
            </w:pPr>
            <w:r>
              <w:rPr/>
              <w:t>CRAAP</w:t>
            </w:r>
          </w:p>
        </w:tc>
        <w:tc>
          <w:tcPr>
            <w:tcW w:w="7559" w:type="dxa"/>
            <w:tcBorders/>
            <w:vAlign w:val="center"/>
          </w:tcPr>
          <w:p>
            <w:pPr>
              <w:pStyle w:val="Normal"/>
              <w:widowControl w:val="false"/>
              <w:spacing w:lineRule="auto" w:line="240" w:before="0" w:after="0"/>
              <w:rPr>
                <w:lang w:val="en-US"/>
              </w:rPr>
            </w:pPr>
            <w:r>
              <w:rPr>
                <w:lang w:val="en-US"/>
              </w:rPr>
              <w:t>Currency (Actualiteit), Relevance (Relevantie), Authority (Autoriteit), Accuracy (Nauwkeurigheid) en Purpose (Doel)</w:t>
            </w:r>
          </w:p>
        </w:tc>
      </w:tr>
      <w:tr>
        <w:trPr>
          <w:trHeight w:val="300" w:hRule="atLeast"/>
        </w:trPr>
        <w:tc>
          <w:tcPr>
            <w:tcW w:w="1500" w:type="dxa"/>
            <w:tcBorders/>
            <w:vAlign w:val="center"/>
          </w:tcPr>
          <w:p>
            <w:pPr>
              <w:pStyle w:val="Normal"/>
              <w:widowControl w:val="false"/>
              <w:spacing w:lineRule="auto" w:line="240" w:before="0" w:after="0"/>
              <w:rPr/>
            </w:pPr>
            <w:r>
              <w:rPr/>
              <w:t>DB</w:t>
            </w:r>
          </w:p>
        </w:tc>
        <w:tc>
          <w:tcPr>
            <w:tcW w:w="7559" w:type="dxa"/>
            <w:tcBorders/>
            <w:vAlign w:val="center"/>
          </w:tcPr>
          <w:p>
            <w:pPr>
              <w:pStyle w:val="Normal"/>
              <w:widowControl w:val="false"/>
              <w:spacing w:lineRule="auto" w:line="240" w:before="0" w:after="0"/>
              <w:rPr/>
            </w:pPr>
            <w:r>
              <w:rPr/>
              <w:t>Database</w:t>
            </w:r>
          </w:p>
        </w:tc>
      </w:tr>
      <w:tr>
        <w:trPr>
          <w:trHeight w:val="300" w:hRule="atLeast"/>
        </w:trPr>
        <w:tc>
          <w:tcPr>
            <w:tcW w:w="1500" w:type="dxa"/>
            <w:tcBorders/>
            <w:vAlign w:val="center"/>
          </w:tcPr>
          <w:p>
            <w:pPr>
              <w:pStyle w:val="Normal"/>
              <w:widowControl w:val="false"/>
              <w:spacing w:lineRule="auto" w:line="240" w:before="0" w:after="0"/>
              <w:rPr/>
            </w:pPr>
            <w:r>
              <w:rPr/>
              <w:t>EBS</w:t>
            </w:r>
          </w:p>
        </w:tc>
        <w:tc>
          <w:tcPr>
            <w:tcW w:w="7559" w:type="dxa"/>
            <w:tcBorders/>
            <w:vAlign w:val="center"/>
          </w:tcPr>
          <w:p>
            <w:pPr>
              <w:pStyle w:val="Normal"/>
              <w:widowControl w:val="false"/>
              <w:spacing w:lineRule="auto" w:line="240" w:before="0" w:after="0"/>
              <w:rPr/>
            </w:pPr>
            <w:r>
              <w:rPr/>
              <w:t>Elastic Block Store</w:t>
            </w:r>
          </w:p>
        </w:tc>
      </w:tr>
      <w:tr>
        <w:trPr>
          <w:trHeight w:val="300" w:hRule="atLeast"/>
        </w:trPr>
        <w:tc>
          <w:tcPr>
            <w:tcW w:w="1500" w:type="dxa"/>
            <w:tcBorders/>
            <w:vAlign w:val="center"/>
          </w:tcPr>
          <w:p>
            <w:pPr>
              <w:pStyle w:val="Normal"/>
              <w:widowControl w:val="false"/>
              <w:spacing w:lineRule="auto" w:line="240" w:before="0" w:after="0"/>
              <w:rPr/>
            </w:pPr>
            <w:r>
              <w:rPr/>
              <w:t>EC2</w:t>
            </w:r>
          </w:p>
        </w:tc>
        <w:tc>
          <w:tcPr>
            <w:tcW w:w="7559" w:type="dxa"/>
            <w:tcBorders/>
            <w:vAlign w:val="center"/>
          </w:tcPr>
          <w:p>
            <w:pPr>
              <w:pStyle w:val="Normal"/>
              <w:widowControl w:val="false"/>
              <w:spacing w:lineRule="auto" w:line="240" w:before="0" w:after="0"/>
              <w:rPr/>
            </w:pPr>
            <w:r>
              <w:rPr/>
              <w:t>Elastic Compute</w:t>
            </w:r>
          </w:p>
        </w:tc>
      </w:tr>
      <w:tr>
        <w:trPr>
          <w:trHeight w:val="300" w:hRule="atLeast"/>
        </w:trPr>
        <w:tc>
          <w:tcPr>
            <w:tcW w:w="1500" w:type="dxa"/>
            <w:tcBorders/>
            <w:vAlign w:val="center"/>
          </w:tcPr>
          <w:p>
            <w:pPr>
              <w:pStyle w:val="Normal"/>
              <w:widowControl w:val="false"/>
              <w:spacing w:lineRule="auto" w:line="240" w:before="0" w:after="0"/>
              <w:rPr/>
            </w:pPr>
            <w:r>
              <w:rPr/>
              <w:t>ELB</w:t>
            </w:r>
          </w:p>
        </w:tc>
        <w:tc>
          <w:tcPr>
            <w:tcW w:w="7559" w:type="dxa"/>
            <w:tcBorders/>
            <w:vAlign w:val="center"/>
          </w:tcPr>
          <w:p>
            <w:pPr>
              <w:pStyle w:val="Normal"/>
              <w:widowControl w:val="false"/>
              <w:spacing w:lineRule="auto" w:line="240" w:before="0" w:after="0"/>
              <w:rPr/>
            </w:pPr>
            <w:r>
              <w:rPr/>
              <w:t>Elastic Load Balancer</w:t>
            </w:r>
          </w:p>
        </w:tc>
      </w:tr>
      <w:tr>
        <w:trPr>
          <w:trHeight w:val="300" w:hRule="atLeast"/>
        </w:trPr>
        <w:tc>
          <w:tcPr>
            <w:tcW w:w="1500" w:type="dxa"/>
            <w:tcBorders/>
            <w:vAlign w:val="center"/>
          </w:tcPr>
          <w:p>
            <w:pPr>
              <w:pStyle w:val="Normal"/>
              <w:widowControl w:val="false"/>
              <w:spacing w:lineRule="auto" w:line="240" w:before="0" w:after="0"/>
              <w:rPr/>
            </w:pPr>
            <w:r>
              <w:rPr/>
              <w:t>HTTP</w:t>
            </w:r>
          </w:p>
        </w:tc>
        <w:tc>
          <w:tcPr>
            <w:tcW w:w="7559" w:type="dxa"/>
            <w:tcBorders/>
            <w:vAlign w:val="center"/>
          </w:tcPr>
          <w:p>
            <w:pPr>
              <w:pStyle w:val="Normal"/>
              <w:widowControl w:val="false"/>
              <w:spacing w:lineRule="auto" w:line="240" w:before="0" w:after="0"/>
              <w:rPr/>
            </w:pPr>
            <w:r>
              <w:rPr/>
              <w:t>Hypertext Transfer Protocol</w:t>
            </w:r>
          </w:p>
        </w:tc>
      </w:tr>
      <w:tr>
        <w:trPr>
          <w:trHeight w:val="300" w:hRule="atLeast"/>
        </w:trPr>
        <w:tc>
          <w:tcPr>
            <w:tcW w:w="1500" w:type="dxa"/>
            <w:tcBorders/>
            <w:vAlign w:val="center"/>
          </w:tcPr>
          <w:p>
            <w:pPr>
              <w:pStyle w:val="Normal"/>
              <w:widowControl w:val="false"/>
              <w:spacing w:lineRule="auto" w:line="240" w:before="0" w:after="0"/>
              <w:rPr/>
            </w:pPr>
            <w:r>
              <w:rPr/>
              <w:t>HTTPS</w:t>
            </w:r>
          </w:p>
        </w:tc>
        <w:tc>
          <w:tcPr>
            <w:tcW w:w="7559" w:type="dxa"/>
            <w:tcBorders/>
            <w:vAlign w:val="center"/>
          </w:tcPr>
          <w:p>
            <w:pPr>
              <w:pStyle w:val="Normal"/>
              <w:widowControl w:val="false"/>
              <w:spacing w:lineRule="auto" w:line="240" w:before="0" w:after="0"/>
              <w:rPr/>
            </w:pPr>
            <w:r>
              <w:rPr/>
              <w:t>HyperText Transfer Protocol Secure</w:t>
            </w:r>
          </w:p>
        </w:tc>
      </w:tr>
      <w:tr>
        <w:trPr>
          <w:trHeight w:val="300" w:hRule="atLeast"/>
        </w:trPr>
        <w:tc>
          <w:tcPr>
            <w:tcW w:w="1500" w:type="dxa"/>
            <w:tcBorders/>
            <w:vAlign w:val="center"/>
          </w:tcPr>
          <w:p>
            <w:pPr>
              <w:pStyle w:val="Normal"/>
              <w:widowControl w:val="false"/>
              <w:spacing w:lineRule="auto" w:line="240" w:before="0" w:after="0"/>
              <w:rPr/>
            </w:pPr>
            <w:r>
              <w:rPr/>
              <w:t>IAM</w:t>
            </w:r>
          </w:p>
        </w:tc>
        <w:tc>
          <w:tcPr>
            <w:tcW w:w="7559" w:type="dxa"/>
            <w:tcBorders/>
            <w:vAlign w:val="center"/>
          </w:tcPr>
          <w:p>
            <w:pPr>
              <w:pStyle w:val="Normal"/>
              <w:widowControl w:val="false"/>
              <w:spacing w:lineRule="auto" w:line="240" w:before="0" w:after="0"/>
              <w:rPr/>
            </w:pPr>
            <w:r>
              <w:rPr/>
              <w:t>Identity and Access Management</w:t>
            </w:r>
          </w:p>
        </w:tc>
      </w:tr>
      <w:tr>
        <w:trPr>
          <w:trHeight w:val="300" w:hRule="atLeast"/>
        </w:trPr>
        <w:tc>
          <w:tcPr>
            <w:tcW w:w="1500" w:type="dxa"/>
            <w:tcBorders/>
            <w:vAlign w:val="center"/>
          </w:tcPr>
          <w:p>
            <w:pPr>
              <w:pStyle w:val="Normal"/>
              <w:widowControl w:val="false"/>
              <w:spacing w:lineRule="auto" w:line="240" w:before="0" w:after="0"/>
              <w:rPr/>
            </w:pPr>
            <w:r>
              <w:rPr/>
              <w:t>IP</w:t>
            </w:r>
          </w:p>
        </w:tc>
        <w:tc>
          <w:tcPr>
            <w:tcW w:w="7559" w:type="dxa"/>
            <w:tcBorders/>
            <w:vAlign w:val="center"/>
          </w:tcPr>
          <w:p>
            <w:pPr>
              <w:pStyle w:val="Normal"/>
              <w:widowControl w:val="false"/>
              <w:spacing w:lineRule="auto" w:line="240" w:before="0" w:after="0"/>
              <w:rPr/>
            </w:pPr>
            <w:r>
              <w:rPr/>
              <w:t>Internet Protocol</w:t>
            </w:r>
          </w:p>
        </w:tc>
      </w:tr>
      <w:tr>
        <w:trPr>
          <w:trHeight w:val="300" w:hRule="atLeast"/>
        </w:trPr>
        <w:tc>
          <w:tcPr>
            <w:tcW w:w="1500" w:type="dxa"/>
            <w:tcBorders/>
            <w:vAlign w:val="center"/>
          </w:tcPr>
          <w:p>
            <w:pPr>
              <w:pStyle w:val="Normal"/>
              <w:widowControl w:val="false"/>
              <w:spacing w:lineRule="auto" w:line="240" w:before="0" w:after="0"/>
              <w:rPr/>
            </w:pPr>
            <w:r>
              <w:rPr/>
              <w:t>IT</w:t>
            </w:r>
          </w:p>
        </w:tc>
        <w:tc>
          <w:tcPr>
            <w:tcW w:w="7559" w:type="dxa"/>
            <w:tcBorders/>
            <w:vAlign w:val="center"/>
          </w:tcPr>
          <w:p>
            <w:pPr>
              <w:pStyle w:val="Normal"/>
              <w:widowControl w:val="false"/>
              <w:spacing w:lineRule="auto" w:line="240" w:before="0" w:after="0"/>
              <w:rPr/>
            </w:pPr>
            <w:r>
              <w:rPr/>
              <w:t>Information Technology</w:t>
            </w:r>
          </w:p>
        </w:tc>
      </w:tr>
      <w:tr>
        <w:trPr>
          <w:trHeight w:val="300" w:hRule="atLeast"/>
        </w:trPr>
        <w:tc>
          <w:tcPr>
            <w:tcW w:w="1500" w:type="dxa"/>
            <w:tcBorders/>
            <w:vAlign w:val="center"/>
          </w:tcPr>
          <w:p>
            <w:pPr>
              <w:pStyle w:val="Normal"/>
              <w:widowControl w:val="false"/>
              <w:spacing w:lineRule="auto" w:line="240" w:before="0" w:after="0"/>
              <w:rPr/>
            </w:pPr>
            <w:r>
              <w:rPr/>
              <w:t>JSON</w:t>
            </w:r>
          </w:p>
        </w:tc>
        <w:tc>
          <w:tcPr>
            <w:tcW w:w="7559" w:type="dxa"/>
            <w:tcBorders/>
            <w:vAlign w:val="center"/>
          </w:tcPr>
          <w:p>
            <w:pPr>
              <w:pStyle w:val="Normal"/>
              <w:widowControl w:val="false"/>
              <w:spacing w:lineRule="auto" w:line="240" w:before="0" w:after="0"/>
              <w:rPr/>
            </w:pPr>
            <w:r>
              <w:rPr/>
              <w:t>Javascript Object Notation</w:t>
            </w:r>
          </w:p>
        </w:tc>
      </w:tr>
      <w:tr>
        <w:trPr>
          <w:trHeight w:val="300" w:hRule="atLeast"/>
        </w:trPr>
        <w:tc>
          <w:tcPr>
            <w:tcW w:w="1500" w:type="dxa"/>
            <w:tcBorders/>
            <w:vAlign w:val="center"/>
          </w:tcPr>
          <w:p>
            <w:pPr>
              <w:pStyle w:val="Normal"/>
              <w:widowControl w:val="false"/>
              <w:spacing w:lineRule="auto" w:line="240" w:before="0" w:after="0"/>
              <w:rPr/>
            </w:pPr>
            <w:r>
              <w:rPr/>
              <w:t>KPI</w:t>
            </w:r>
          </w:p>
        </w:tc>
        <w:tc>
          <w:tcPr>
            <w:tcW w:w="7559" w:type="dxa"/>
            <w:tcBorders/>
            <w:vAlign w:val="center"/>
          </w:tcPr>
          <w:p>
            <w:pPr>
              <w:pStyle w:val="Normal"/>
              <w:widowControl w:val="false"/>
              <w:spacing w:lineRule="auto" w:line="240" w:before="0" w:after="0"/>
              <w:rPr/>
            </w:pPr>
            <w:r>
              <w:rPr/>
              <w:t>Key Performance Indicator</w:t>
            </w:r>
          </w:p>
        </w:tc>
      </w:tr>
      <w:tr>
        <w:trPr>
          <w:trHeight w:val="300" w:hRule="atLeast"/>
        </w:trPr>
        <w:tc>
          <w:tcPr>
            <w:tcW w:w="1500" w:type="dxa"/>
            <w:tcBorders/>
            <w:vAlign w:val="center"/>
          </w:tcPr>
          <w:p>
            <w:pPr>
              <w:pStyle w:val="Normal"/>
              <w:widowControl w:val="false"/>
              <w:spacing w:lineRule="auto" w:line="240" w:before="0" w:after="0"/>
              <w:rPr/>
            </w:pPr>
            <w:r>
              <w:rPr/>
              <w:t>RAM</w:t>
            </w:r>
          </w:p>
        </w:tc>
        <w:tc>
          <w:tcPr>
            <w:tcW w:w="7559" w:type="dxa"/>
            <w:tcBorders/>
            <w:vAlign w:val="center"/>
          </w:tcPr>
          <w:p>
            <w:pPr>
              <w:pStyle w:val="Normal"/>
              <w:widowControl w:val="false"/>
              <w:spacing w:lineRule="auto" w:line="240" w:before="0" w:after="0"/>
              <w:rPr/>
            </w:pPr>
            <w:r>
              <w:rPr/>
              <w:t>Random Access Memory</w:t>
            </w:r>
          </w:p>
        </w:tc>
      </w:tr>
      <w:tr>
        <w:trPr>
          <w:trHeight w:val="300" w:hRule="atLeast"/>
        </w:trPr>
        <w:tc>
          <w:tcPr>
            <w:tcW w:w="1500" w:type="dxa"/>
            <w:tcBorders/>
            <w:vAlign w:val="center"/>
          </w:tcPr>
          <w:p>
            <w:pPr>
              <w:pStyle w:val="Normal"/>
              <w:widowControl w:val="false"/>
              <w:spacing w:lineRule="auto" w:line="240" w:before="0" w:after="0"/>
              <w:rPr/>
            </w:pPr>
            <w:r>
              <w:rPr/>
              <w:t>RDS</w:t>
            </w:r>
          </w:p>
        </w:tc>
        <w:tc>
          <w:tcPr>
            <w:tcW w:w="7559" w:type="dxa"/>
            <w:tcBorders/>
            <w:vAlign w:val="center"/>
          </w:tcPr>
          <w:p>
            <w:pPr>
              <w:pStyle w:val="Normal"/>
              <w:widowControl w:val="false"/>
              <w:spacing w:lineRule="auto" w:line="240" w:before="0" w:after="0"/>
              <w:rPr/>
            </w:pPr>
            <w:r>
              <w:rPr/>
              <w:t>Relational Database Service</w:t>
            </w:r>
          </w:p>
        </w:tc>
      </w:tr>
      <w:tr>
        <w:trPr>
          <w:trHeight w:val="300" w:hRule="atLeast"/>
        </w:trPr>
        <w:tc>
          <w:tcPr>
            <w:tcW w:w="1500" w:type="dxa"/>
            <w:tcBorders/>
            <w:vAlign w:val="center"/>
          </w:tcPr>
          <w:p>
            <w:pPr>
              <w:pStyle w:val="Normal"/>
              <w:widowControl w:val="false"/>
              <w:spacing w:lineRule="auto" w:line="240" w:before="0" w:after="0"/>
              <w:rPr/>
            </w:pPr>
            <w:r>
              <w:rPr/>
              <w:t>SSO</w:t>
            </w:r>
          </w:p>
        </w:tc>
        <w:tc>
          <w:tcPr>
            <w:tcW w:w="7559" w:type="dxa"/>
            <w:tcBorders/>
            <w:vAlign w:val="center"/>
          </w:tcPr>
          <w:p>
            <w:pPr>
              <w:pStyle w:val="Normal"/>
              <w:widowControl w:val="false"/>
              <w:spacing w:lineRule="auto" w:line="240" w:before="0" w:after="0"/>
              <w:rPr/>
            </w:pPr>
            <w:r>
              <w:rPr/>
              <w:t>Single-sign on</w:t>
            </w:r>
          </w:p>
          <w:p>
            <w:pPr>
              <w:pStyle w:val="Normal"/>
              <w:widowControl w:val="false"/>
              <w:spacing w:lineRule="auto" w:line="240" w:before="0" w:after="0"/>
              <w:rPr/>
            </w:pPr>
            <w:r>
              <w:rPr/>
            </w:r>
          </w:p>
        </w:tc>
      </w:tr>
    </w:tbl>
    <w:p>
      <w:pPr>
        <w:pStyle w:val="Normal"/>
        <w:rPr>
          <w:lang w:val="en-US"/>
        </w:rPr>
      </w:pPr>
      <w:r>
        <w:rPr>
          <w:lang w:val="en-US"/>
        </w:rPr>
      </w:r>
    </w:p>
    <w:p>
      <w:pPr>
        <w:pStyle w:val="Normal"/>
        <w:rPr/>
      </w:pPr>
      <w:r>
        <w:rPr/>
      </w:r>
      <w:r>
        <w:br w:type="page"/>
      </w:r>
    </w:p>
    <w:p>
      <w:pPr>
        <w:pStyle w:val="Kop2Romeins"/>
        <w:numPr>
          <w:ilvl w:val="0"/>
          <w:numId w:val="18"/>
        </w:numPr>
        <w:rPr>
          <w:lang w:val="en-US"/>
        </w:rPr>
      </w:pPr>
      <w:r>
        <w:rPr>
          <w:lang w:val="en-US"/>
        </w:rPr>
        <w:t>Prompt 5</w:t>
      </w:r>
    </w:p>
    <w:p>
      <w:pPr>
        <w:pStyle w:val="Normal"/>
        <w:rPr/>
      </w:pPr>
      <w:r>
        <w:rPr/>
        <w:t>AI: ChatGPT</w:t>
      </w:r>
    </w:p>
    <w:p>
      <w:pPr>
        <w:pStyle w:val="Normal"/>
        <w:rPr>
          <w:lang w:val="en-US"/>
        </w:rPr>
      </w:pPr>
      <w:r>
        <w:rPr>
          <w:lang w:val="en-US"/>
        </w:rPr>
        <w:t>Input:</w:t>
      </w:r>
    </w:p>
    <w:p>
      <w:pPr>
        <w:pStyle w:val="Normal"/>
        <w:rPr/>
      </w:pPr>
      <w:r>
        <w:rPr>
          <w:rFonts w:eastAsia="Arial" w:cs="Arial"/>
        </w:rPr>
        <w:t>Een groot deel van de metrics collection wordt gedaan door de Datadog-agent. Deze verzamelt onder andere gegevens over de prestaties van de instanties. Hierdoor kan bij elke host opgevolgd worden of er problemen zijn met de infrastructuur. Voor meetwaarden op te kunnen halen die niet standaard verzameld worden door Datadog, wordt OpenMetrics ook gebruikt in het Ansible script. Deze zorgt dat het /metrics-endpoint beschikbaar is, de meetwaarden die hier worden verzameld worden later opgehaald door de Datadog-agent in een proces dat scraping noemt. Ook custom metrics zijn belangrijk in Datadog, in het script wordt een custom metric opgehaald met een Custom Agent Check. De queue depth wordt gemeten door een Python functie te schrijven die de variabele queued_jobs ophaalt via een endpoint (/queue/metrics) uit /rp2526-snb3/api/server.js. Deze waarde wordt vervolgens doorgestuurd naar Datadog als een gauge metric (queue.depth). /rp2526-snb3/api/server.js /rp2526-snb3/ansible/us-15/datadog.yml Daarnaast zijn er controles ingesteld om informatie te verzamelen over de status van NodeJs te kunnen checken. beoordeel deze tekst</w:t>
      </w:r>
    </w:p>
    <w:p>
      <w:pPr>
        <w:pStyle w:val="Normal"/>
        <w:rPr>
          <w:rFonts w:eastAsia="Arial" w:cs="Arial"/>
        </w:rPr>
      </w:pPr>
      <w:r>
        <w:rPr>
          <w:rFonts w:eastAsia="Arial" w:cs="Arial"/>
        </w:rPr>
        <w:t>Ouput:</w:t>
      </w:r>
    </w:p>
    <w:p>
      <w:pPr>
        <w:pStyle w:val="Normal"/>
        <w:spacing w:before="240" w:after="240"/>
        <w:rPr/>
      </w:pPr>
      <w:r>
        <w:rPr>
          <w:rFonts w:eastAsia="Arial" w:cs="Arial"/>
        </w:rPr>
        <w:t>Je tekst is inhoudelijk vrij sterk: je toont dat je begrijpt hoe Datadog, OpenMetrics en Ansible samenwerken. Maar er zijn een paar punten waar je duidelijk kan verbeteren, vooral qua structuur, taal en precisie.</w:t>
      </w:r>
    </w:p>
    <w:p>
      <w:pPr>
        <w:pStyle w:val="Normal"/>
        <w:spacing w:before="240" w:after="240"/>
        <w:rPr/>
      </w:pPr>
      <w:r>
        <w:rPr>
          <w:rFonts w:eastAsia="Arial" w:cs="Arial"/>
          <w:b/>
          <w:bCs/>
          <w:lang w:val="en-US"/>
        </w:rPr>
        <w:t>Wat goed is:</w:t>
      </w:r>
    </w:p>
    <w:p>
      <w:pPr>
        <w:pStyle w:val="ListParagraph"/>
        <w:numPr>
          <w:ilvl w:val="0"/>
          <w:numId w:val="9"/>
        </w:numPr>
        <w:spacing w:before="0" w:after="0"/>
        <w:contextualSpacing/>
        <w:rPr>
          <w:rFonts w:eastAsia="Arial" w:cs="Arial"/>
        </w:rPr>
      </w:pPr>
      <w:r>
        <w:rPr>
          <w:rFonts w:eastAsia="Arial" w:cs="Arial"/>
        </w:rPr>
        <w:t xml:space="preserve">Je legt correct uit dat de Datadog-agent metrics verzamelt en hosts monitort. </w:t>
      </w:r>
    </w:p>
    <w:p>
      <w:pPr>
        <w:pStyle w:val="ListParagraph"/>
        <w:numPr>
          <w:ilvl w:val="0"/>
          <w:numId w:val="9"/>
        </w:numPr>
        <w:spacing w:before="0" w:after="0"/>
        <w:contextualSpacing/>
        <w:rPr>
          <w:rFonts w:eastAsia="Arial" w:cs="Arial"/>
        </w:rPr>
      </w:pPr>
      <w:r>
        <w:rPr>
          <w:rFonts w:eastAsia="Arial" w:cs="Arial"/>
        </w:rPr>
        <w:t xml:space="preserve">Het concept </w:t>
      </w:r>
      <w:r>
        <w:rPr>
          <w:rFonts w:eastAsia="Arial" w:cs="Arial"/>
          <w:i/>
          <w:iCs/>
        </w:rPr>
        <w:t>scraping</w:t>
      </w:r>
      <w:r>
        <w:rPr>
          <w:rFonts w:eastAsia="Arial" w:cs="Arial"/>
        </w:rPr>
        <w:t xml:space="preserve"> via een /metrics endpoint is juist beschreven. </w:t>
      </w:r>
    </w:p>
    <w:p>
      <w:pPr>
        <w:pStyle w:val="ListParagraph"/>
        <w:numPr>
          <w:ilvl w:val="0"/>
          <w:numId w:val="9"/>
        </w:numPr>
        <w:spacing w:before="0" w:after="0"/>
        <w:contextualSpacing/>
        <w:rPr>
          <w:rFonts w:eastAsia="Arial" w:cs="Arial"/>
        </w:rPr>
      </w:pPr>
      <w:r>
        <w:rPr>
          <w:rFonts w:eastAsia="Arial" w:cs="Arial"/>
        </w:rPr>
        <w:t xml:space="preserve">Je vermeldt concreet hoe een custom metric (queue depth) wordt opgehaald → dit is sterk. </w:t>
      </w:r>
    </w:p>
    <w:p>
      <w:pPr>
        <w:pStyle w:val="ListParagraph"/>
        <w:numPr>
          <w:ilvl w:val="0"/>
          <w:numId w:val="9"/>
        </w:numPr>
        <w:spacing w:before="0" w:after="0"/>
        <w:contextualSpacing/>
        <w:rPr>
          <w:rFonts w:eastAsia="Arial" w:cs="Arial"/>
        </w:rPr>
      </w:pPr>
      <w:r>
        <w:rPr>
          <w:rFonts w:eastAsia="Arial" w:cs="Arial"/>
        </w:rPr>
        <w:t xml:space="preserve">De link met een Python Custom Agent Check is technisch correct. </w:t>
      </w:r>
    </w:p>
    <w:p>
      <w:pPr>
        <w:pStyle w:val="Normal"/>
        <w:spacing w:before="240" w:after="240"/>
        <w:rPr/>
      </w:pPr>
      <w:r>
        <w:rPr>
          <w:rFonts w:eastAsia="Arial" w:cs="Arial"/>
          <w:b/>
          <w:bCs/>
        </w:rPr>
        <w:t>Wat beter kan:</w:t>
      </w:r>
    </w:p>
    <w:p>
      <w:pPr>
        <w:pStyle w:val="Normal"/>
        <w:spacing w:before="240" w:after="240"/>
        <w:rPr/>
      </w:pPr>
      <w:r>
        <w:rPr>
          <w:rFonts w:eastAsia="Arial" w:cs="Arial"/>
          <w:b/>
          <w:bCs/>
        </w:rPr>
        <w:t>1. Taal en formulering (belangrijk)</w:t>
      </w:r>
    </w:p>
    <w:p>
      <w:pPr>
        <w:pStyle w:val="ListParagraph"/>
        <w:numPr>
          <w:ilvl w:val="0"/>
          <w:numId w:val="8"/>
        </w:numPr>
        <w:spacing w:before="0" w:after="0"/>
        <w:contextualSpacing/>
        <w:rPr>
          <w:rFonts w:eastAsia="Arial" w:cs="Arial"/>
        </w:rPr>
      </w:pPr>
      <w:r>
        <w:rPr>
          <w:rFonts w:eastAsia="Arial" w:cs="Arial"/>
        </w:rPr>
        <w:t xml:space="preserve">Sommige zinnen zijn wat omslachtig of niet helemaal correct Nederlands. </w:t>
      </w:r>
    </w:p>
    <w:p>
      <w:pPr>
        <w:pStyle w:val="ListParagraph"/>
        <w:numPr>
          <w:ilvl w:val="0"/>
          <w:numId w:val="8"/>
        </w:numPr>
        <w:spacing w:before="0" w:after="0"/>
        <w:contextualSpacing/>
        <w:rPr>
          <w:rFonts w:eastAsia="Arial" w:cs="Arial"/>
          <w:lang w:val="en-US"/>
        </w:rPr>
      </w:pPr>
      <w:r>
        <w:rPr>
          <w:rFonts w:eastAsia="Arial" w:cs="Arial"/>
          <w:lang w:val="en-US"/>
        </w:rPr>
        <w:t xml:space="preserve">Voorbeeld: </w:t>
      </w:r>
    </w:p>
    <w:p>
      <w:pPr>
        <w:pStyle w:val="ListParagraph"/>
        <w:numPr>
          <w:ilvl w:val="1"/>
          <w:numId w:val="8"/>
        </w:numPr>
        <w:spacing w:before="0" w:after="0"/>
        <w:contextualSpacing/>
        <w:rPr>
          <w:rFonts w:eastAsia="Arial" w:cs="Arial"/>
        </w:rPr>
      </w:pPr>
      <w:r>
        <w:rPr>
          <w:rFonts w:eastAsia="Arial" w:cs="Arial"/>
          <w:i/>
          <w:iCs/>
        </w:rPr>
        <w:t>“</w:t>
      </w:r>
      <w:r>
        <w:rPr>
          <w:rFonts w:eastAsia="Arial" w:cs="Arial"/>
          <w:i/>
          <w:iCs/>
        </w:rPr>
        <w:t>Voor meetwaarden op te kunnen halen…”</w:t>
      </w:r>
      <w:r>
        <w:rPr>
          <w:rFonts w:eastAsia="Arial" w:cs="Arial"/>
        </w:rPr>
        <w:t xml:space="preserve"> → beter: </w:t>
      </w:r>
      <w:r>
        <w:rPr>
          <w:rFonts w:eastAsia="Arial" w:cs="Arial"/>
          <w:b/>
          <w:bCs/>
        </w:rPr>
        <w:t>“Om meetwaarden op te halen…”</w:t>
      </w:r>
      <w:r>
        <w:rPr>
          <w:rFonts w:eastAsia="Arial" w:cs="Arial"/>
        </w:rPr>
        <w:t xml:space="preserve"> </w:t>
      </w:r>
    </w:p>
    <w:p>
      <w:pPr>
        <w:pStyle w:val="ListParagraph"/>
        <w:numPr>
          <w:ilvl w:val="1"/>
          <w:numId w:val="8"/>
        </w:numPr>
        <w:spacing w:before="0" w:after="0"/>
        <w:contextualSpacing/>
        <w:rPr>
          <w:rFonts w:eastAsia="Arial" w:cs="Arial"/>
        </w:rPr>
      </w:pPr>
      <w:r>
        <w:rPr>
          <w:rFonts w:eastAsia="Arial" w:cs="Arial"/>
          <w:i/>
          <w:iCs/>
        </w:rPr>
        <w:t>“</w:t>
      </w:r>
      <w:r>
        <w:rPr>
          <w:rFonts w:eastAsia="Arial" w:cs="Arial"/>
          <w:i/>
          <w:iCs/>
        </w:rPr>
        <w:t>Deze zorgt dat…”</w:t>
      </w:r>
      <w:r>
        <w:rPr>
          <w:rFonts w:eastAsia="Arial" w:cs="Arial"/>
        </w:rPr>
        <w:t xml:space="preserve"> → beter: </w:t>
      </w:r>
      <w:r>
        <w:rPr>
          <w:rFonts w:eastAsia="Arial" w:cs="Arial"/>
          <w:b/>
          <w:bCs/>
        </w:rPr>
        <w:t>“Dit zorgt ervoor dat…”</w:t>
      </w:r>
      <w:r>
        <w:rPr>
          <w:rFonts w:eastAsia="Arial" w:cs="Arial"/>
        </w:rPr>
        <w:t xml:space="preserve"> </w:t>
      </w:r>
    </w:p>
    <w:p>
      <w:pPr>
        <w:pStyle w:val="Normal"/>
        <w:spacing w:before="240" w:after="240"/>
        <w:rPr/>
      </w:pPr>
      <w:r>
        <w:rPr>
          <w:rFonts w:eastAsia="Arial" w:cs="Arial"/>
          <w:b/>
          <w:bCs/>
        </w:rPr>
        <w:t>2. Structuur</w:t>
      </w:r>
      <w:r>
        <w:rPr/>
        <w:br/>
      </w:r>
      <w:r>
        <w:rPr>
          <w:rFonts w:eastAsia="Arial" w:cs="Arial"/>
        </w:rPr>
        <w:t xml:space="preserve"> Je tekst is één blok. Voor een technische uitleg is dat minder leesbaar. </w:t>
      </w:r>
      <w:r>
        <w:rPr>
          <w:rFonts w:eastAsia="Arial" w:cs="Arial"/>
          <w:lang w:val="en-US"/>
        </w:rPr>
        <w:t>Je kan beter opdelen in:</w:t>
      </w:r>
    </w:p>
    <w:p>
      <w:pPr>
        <w:pStyle w:val="ListParagraph"/>
        <w:numPr>
          <w:ilvl w:val="0"/>
          <w:numId w:val="7"/>
        </w:numPr>
        <w:spacing w:before="0" w:after="0"/>
        <w:contextualSpacing/>
        <w:rPr>
          <w:rFonts w:eastAsia="Arial" w:cs="Arial"/>
          <w:lang w:val="en-US"/>
        </w:rPr>
      </w:pPr>
      <w:r>
        <w:rPr>
          <w:rFonts w:eastAsia="Arial" w:cs="Arial"/>
          <w:lang w:val="en-US"/>
        </w:rPr>
        <w:t xml:space="preserve">Datadog-agent </w:t>
      </w:r>
    </w:p>
    <w:p>
      <w:pPr>
        <w:pStyle w:val="ListParagraph"/>
        <w:numPr>
          <w:ilvl w:val="0"/>
          <w:numId w:val="7"/>
        </w:numPr>
        <w:spacing w:before="0" w:after="0"/>
        <w:contextualSpacing/>
        <w:rPr>
          <w:rFonts w:eastAsia="Arial" w:cs="Arial"/>
          <w:lang w:val="en-US"/>
        </w:rPr>
      </w:pPr>
      <w:r>
        <w:rPr>
          <w:rFonts w:eastAsia="Arial" w:cs="Arial"/>
          <w:lang w:val="en-US"/>
        </w:rPr>
        <w:t xml:space="preserve">OpenMetrics </w:t>
      </w:r>
    </w:p>
    <w:p>
      <w:pPr>
        <w:pStyle w:val="ListParagraph"/>
        <w:numPr>
          <w:ilvl w:val="0"/>
          <w:numId w:val="7"/>
        </w:numPr>
        <w:spacing w:before="0" w:after="0"/>
        <w:contextualSpacing/>
        <w:rPr>
          <w:rFonts w:eastAsia="Arial" w:cs="Arial"/>
          <w:lang w:val="en-US"/>
        </w:rPr>
      </w:pPr>
      <w:r>
        <w:rPr>
          <w:rFonts w:eastAsia="Arial" w:cs="Arial"/>
          <w:lang w:val="en-US"/>
        </w:rPr>
        <w:t xml:space="preserve">Custom metrics </w:t>
      </w:r>
    </w:p>
    <w:p>
      <w:pPr>
        <w:pStyle w:val="Normal"/>
        <w:spacing w:before="240" w:after="240"/>
        <w:rPr/>
      </w:pPr>
      <w:r>
        <w:rPr>
          <w:rFonts w:eastAsia="Arial" w:cs="Arial"/>
          <w:b/>
          <w:bCs/>
          <w:lang w:val="en-US"/>
        </w:rPr>
        <w:t>3. Precisie</w:t>
      </w:r>
    </w:p>
    <w:p>
      <w:pPr>
        <w:pStyle w:val="ListParagraph"/>
        <w:numPr>
          <w:ilvl w:val="0"/>
          <w:numId w:val="6"/>
        </w:numPr>
        <w:spacing w:before="0" w:after="0"/>
        <w:contextualSpacing/>
        <w:rPr>
          <w:rFonts w:eastAsia="Arial" w:cs="Arial"/>
        </w:rPr>
      </w:pPr>
      <w:r>
        <w:rPr>
          <w:rFonts w:eastAsia="Arial" w:cs="Arial"/>
        </w:rPr>
        <w:t>“</w:t>
      </w:r>
      <w:r>
        <w:rPr>
          <w:rFonts w:eastAsia="Arial" w:cs="Arial"/>
        </w:rPr>
        <w:t xml:space="preserve">NodeJs” → schrijf correct als </w:t>
      </w:r>
      <w:r>
        <w:rPr>
          <w:rFonts w:eastAsia="Arial" w:cs="Arial"/>
          <w:b/>
          <w:bCs/>
        </w:rPr>
        <w:t>Node.js</w:t>
      </w:r>
      <w:r>
        <w:rPr>
          <w:rFonts w:eastAsia="Arial" w:cs="Arial"/>
        </w:rPr>
        <w:t xml:space="preserve"> </w:t>
      </w:r>
    </w:p>
    <w:p>
      <w:pPr>
        <w:pStyle w:val="ListParagraph"/>
        <w:numPr>
          <w:ilvl w:val="0"/>
          <w:numId w:val="6"/>
        </w:numPr>
        <w:spacing w:before="0" w:after="0"/>
        <w:contextualSpacing/>
        <w:rPr>
          <w:rFonts w:eastAsia="Arial" w:cs="Arial"/>
        </w:rPr>
      </w:pPr>
      <w:r>
        <w:rPr>
          <w:rFonts w:eastAsia="Arial" w:cs="Arial"/>
        </w:rPr>
        <w:t>“</w:t>
      </w:r>
      <w:r>
        <w:rPr>
          <w:rFonts w:eastAsia="Arial" w:cs="Arial"/>
        </w:rPr>
        <w:t xml:space="preserve">Deze waarde wordt vervolgens doorgestuurd…” → specificeer </w:t>
      </w:r>
      <w:r>
        <w:rPr>
          <w:rFonts w:eastAsia="Arial" w:cs="Arial"/>
          <w:i/>
          <w:iCs/>
        </w:rPr>
        <w:t>door wie</w:t>
      </w:r>
      <w:r>
        <w:rPr>
          <w:rFonts w:eastAsia="Arial" w:cs="Arial"/>
        </w:rPr>
        <w:t xml:space="preserve"> (de agent) </w:t>
      </w:r>
    </w:p>
    <w:p>
      <w:pPr>
        <w:pStyle w:val="Normal"/>
        <w:spacing w:before="240" w:after="240"/>
        <w:rPr/>
      </w:pPr>
      <w:r>
        <w:rPr>
          <w:rFonts w:eastAsia="Arial" w:cs="Arial"/>
          <w:b/>
          <w:bCs/>
          <w:lang w:val="en-US"/>
        </w:rPr>
        <w:t>4. Kleine inhoudelijke verbeteringen</w:t>
      </w:r>
    </w:p>
    <w:p>
      <w:pPr>
        <w:pStyle w:val="ListParagraph"/>
        <w:numPr>
          <w:ilvl w:val="0"/>
          <w:numId w:val="5"/>
        </w:numPr>
        <w:spacing w:before="0" w:after="0"/>
        <w:contextualSpacing/>
        <w:rPr>
          <w:rFonts w:eastAsia="Arial" w:cs="Arial"/>
        </w:rPr>
      </w:pPr>
      <w:r>
        <w:rPr>
          <w:rFonts w:eastAsia="Arial" w:cs="Arial"/>
        </w:rPr>
        <w:t>“</w:t>
      </w:r>
      <w:r>
        <w:rPr>
          <w:rFonts w:eastAsia="Arial" w:cs="Arial"/>
        </w:rPr>
        <w:t xml:space="preserve">scraping noemt” → beter: </w:t>
      </w:r>
      <w:r>
        <w:rPr>
          <w:rFonts w:eastAsia="Arial" w:cs="Arial"/>
          <w:b/>
          <w:bCs/>
        </w:rPr>
        <w:t>“scraping wordt genoemd”</w:t>
      </w:r>
      <w:r>
        <w:rPr>
          <w:rFonts w:eastAsia="Arial" w:cs="Arial"/>
        </w:rPr>
        <w:t xml:space="preserve"> </w:t>
      </w:r>
    </w:p>
    <w:p>
      <w:pPr>
        <w:pStyle w:val="ListParagraph"/>
        <w:numPr>
          <w:ilvl w:val="0"/>
          <w:numId w:val="5"/>
        </w:numPr>
        <w:spacing w:before="0" w:after="0"/>
        <w:contextualSpacing/>
        <w:rPr>
          <w:rFonts w:eastAsia="Arial" w:cs="Arial"/>
          <w:lang w:val="en-US"/>
        </w:rPr>
      </w:pPr>
      <w:r>
        <w:rPr>
          <w:rFonts w:eastAsia="Arial" w:cs="Arial"/>
        </w:rPr>
        <w:t>“</w:t>
      </w:r>
      <w:r>
        <w:rPr>
          <w:rFonts w:eastAsia="Arial" w:cs="Arial"/>
        </w:rPr>
        <w:t xml:space="preserve">De queue depth wordt gemeten door…” </w:t>
      </w:r>
      <w:r>
        <w:rPr>
          <w:rFonts w:eastAsia="Arial" w:cs="Arial"/>
          <w:lang w:val="en-US"/>
        </w:rPr>
        <w:t xml:space="preserve">→ beter iets technischer formuleren </w:t>
      </w:r>
    </w:p>
    <w:p>
      <w:pPr>
        <w:pStyle w:val="Normal"/>
        <w:spacing w:before="0" w:after="0"/>
        <w:rPr>
          <w:rFonts w:eastAsia="Arial" w:cs="Arial"/>
          <w:lang w:val="en-US"/>
        </w:rPr>
      </w:pPr>
      <w:r>
        <w:rPr>
          <w:rFonts w:eastAsia="Arial" w:cs="Arial"/>
          <w:lang w:val="en-US"/>
        </w:rPr>
      </w:r>
    </w:p>
    <w:p>
      <w:pPr>
        <w:pStyle w:val="Kop2Romeins"/>
        <w:numPr>
          <w:ilvl w:val="0"/>
          <w:numId w:val="18"/>
        </w:numPr>
        <w:rPr>
          <w:lang w:val="en-US"/>
        </w:rPr>
      </w:pPr>
      <w:r>
        <w:rPr>
          <w:lang w:val="en-US"/>
        </w:rPr>
        <w:t>Prompt 6</w:t>
      </w:r>
    </w:p>
    <w:p>
      <w:pPr>
        <w:pStyle w:val="Normal"/>
        <w:rPr/>
      </w:pPr>
      <w:r>
        <w:rPr>
          <w:b/>
          <w:bCs/>
        </w:rPr>
        <w:t>Dit prompt is meerdere keren gebruikt als hulpmiddel om gegeven stukken tekst te helpen verbeteren.</w:t>
      </w:r>
    </w:p>
    <w:p>
      <w:pPr>
        <w:pStyle w:val="Normal"/>
        <w:rPr/>
      </w:pPr>
      <w:r>
        <w:rPr/>
        <w:t>Dit is een onderdeel van onze research paper voor het tweede jaar toegepaste informatica, systeem en netwerkbeheer. Lees de gegeven tekst grondig na en geef feedback over de academische schrijfwijze, mogelijk naamwoordstructuur en andere verbeteringen die gedaan kunnen worden.</w:t>
      </w:r>
    </w:p>
    <w:p>
      <w:pPr>
        <w:pStyle w:val="Normal"/>
        <w:rPr>
          <w:color w:val="auto"/>
        </w:rPr>
      </w:pPr>
      <w:r>
        <w:rPr>
          <w:color w:val="auto"/>
        </w:rPr>
      </w:r>
      <w:r>
        <w:br w:type="page"/>
      </w:r>
    </w:p>
    <w:p>
      <w:pPr>
        <w:pStyle w:val="Heading1"/>
        <w:rPr/>
      </w:pPr>
      <w:bookmarkStart w:id="119" w:name="_Toc880227142"/>
      <w:bookmarkStart w:id="120" w:name="_Toc2143561830"/>
      <w:bookmarkStart w:id="121" w:name="_Toc2037606776"/>
      <w:bookmarkStart w:id="122" w:name="_Toc802547382"/>
      <w:bookmarkStart w:id="123" w:name="_Toc225525935"/>
      <w:r>
        <w:rPr/>
        <w:t>Bronnenlijst</w:t>
      </w:r>
      <w:bookmarkEnd w:id="119"/>
      <w:bookmarkEnd w:id="120"/>
      <w:bookmarkEnd w:id="121"/>
      <w:bookmarkEnd w:id="122"/>
      <w:bookmarkEnd w:id="123"/>
    </w:p>
    <w:p>
      <w:pPr>
        <w:pStyle w:val="Normal"/>
        <w:rPr>
          <w:color w:val="auto"/>
          <w:lang w:val="en-US"/>
        </w:rPr>
      </w:pPr>
      <w:r>
        <w:rPr>
          <w:b/>
          <w:bCs/>
          <w:color w:val="auto"/>
          <w:lang w:val="en-US"/>
        </w:rPr>
        <w:t>[1]</w:t>
      </w:r>
      <w:r>
        <w:rPr>
          <w:color w:val="auto"/>
          <w:lang w:val="en-US"/>
        </w:rPr>
        <w:t xml:space="preserve"> Datadog, Inc., "Datadog Documentation," Datadog, [Online]. Available: </w:t>
      </w:r>
      <w:hyperlink r:id="rId20">
        <w:r>
          <w:rPr>
            <w:rStyle w:val="InternetLink"/>
            <w:lang w:val="en-US"/>
          </w:rPr>
          <w:t>https://docs.datadoghq.com/</w:t>
        </w:r>
      </w:hyperlink>
      <w:r>
        <w:rPr>
          <w:color w:val="auto"/>
          <w:lang w:val="en-US"/>
        </w:rPr>
        <w:t xml:space="preserve"> [Accessed 27 March 2026].</w:t>
      </w:r>
    </w:p>
    <w:p>
      <w:pPr>
        <w:pStyle w:val="Normal"/>
        <w:spacing w:lineRule="auto" w:line="259" w:before="0" w:after="160"/>
        <w:rPr>
          <w:color w:val="auto"/>
          <w:lang w:val="en-US"/>
        </w:rPr>
      </w:pPr>
      <w:r>
        <w:rPr>
          <w:rFonts w:eastAsia="Arial" w:cs="Arial"/>
          <w:lang w:val="en-US"/>
        </w:rPr>
        <w:t xml:space="preserve">[2] Finout, “What is Datadog? Key Features &amp; Competitors”, [Online]. Available: </w:t>
      </w:r>
      <w:hyperlink r:id="rId21">
        <w:r>
          <w:rPr>
            <w:rStyle w:val="InternetLink"/>
            <w:rFonts w:eastAsia="Arial" w:cs="Arial"/>
            <w:lang w:val="en-US"/>
          </w:rPr>
          <w:t>https://www.finout.io/blog/what-is-datadog</w:t>
        </w:r>
      </w:hyperlink>
      <w:r>
        <w:rPr>
          <w:rFonts w:eastAsia="Arial" w:cs="Arial"/>
          <w:lang w:val="en-US"/>
        </w:rPr>
        <w:t xml:space="preserve"> </w:t>
      </w:r>
      <w:r>
        <w:rPr>
          <w:color w:val="auto"/>
          <w:lang w:val="en-US"/>
        </w:rPr>
        <w:t>[Accessed 27 March 2026].</w:t>
      </w:r>
    </w:p>
    <w:p>
      <w:pPr>
        <w:pStyle w:val="Normal"/>
        <w:spacing w:lineRule="auto" w:line="259" w:before="0" w:after="160"/>
        <w:rPr>
          <w:color w:val="auto"/>
          <w:lang w:val="en-US"/>
        </w:rPr>
      </w:pPr>
      <w:r>
        <w:rPr>
          <w:color w:val="auto"/>
          <w:lang w:val="en-US"/>
        </w:rPr>
        <w:t xml:space="preserve">[3] Technoroots Team, “Datadog Observability Explained: Metrics, Logs, and Traces and How They Work Together”, [Online], Available: </w:t>
      </w:r>
      <w:r>
        <w:fldChar w:fldCharType="begin"/>
      </w:r>
      <w:r>
        <w:rPr>
          <w:rStyle w:val="InternetLink"/>
          <w:color w:val="AE9A64"/>
          <w:lang w:val="en-US"/>
        </w:rPr>
        <w:instrText xml:space="preserve"> HYPERLINK "https://technoroots.org/insights/datadog-observability-explained-metrics-logs-and-traces-and-how-they-work-together-8rM6B" \l "what-are-metrics-in-datadog"</w:instrText>
      </w:r>
      <w:r>
        <w:rPr>
          <w:rStyle w:val="InternetLink"/>
          <w:color w:val="AE9A64"/>
          <w:lang w:val="en-US"/>
        </w:rPr>
        <w:fldChar w:fldCharType="separate"/>
      </w:r>
      <w:r>
        <w:rPr>
          <w:rStyle w:val="InternetLink"/>
          <w:color w:val="AE9A64" w:themeColor="accent6"/>
          <w:lang w:val="en-US"/>
        </w:rPr>
        <w:t>https://technoroots.org/insights/datadog-observability-explained-metrics-logs-and-traces-and-how-they-work-together-8rM6B#what-are-metrics-in-datadog</w:t>
      </w:r>
      <w:r>
        <w:rPr>
          <w:rStyle w:val="InternetLink"/>
          <w:color w:val="AE9A64"/>
          <w:lang w:val="en-US"/>
        </w:rPr>
        <w:fldChar w:fldCharType="end"/>
      </w:r>
      <w:r>
        <w:rPr>
          <w:color w:val="AE9A64" w:themeColor="accent6"/>
          <w:lang w:val="en-US"/>
        </w:rPr>
        <w:t xml:space="preserve"> </w:t>
      </w:r>
      <w:r>
        <w:rPr>
          <w:color w:val="auto"/>
          <w:lang w:val="en-US"/>
        </w:rPr>
        <w:t>[Accessed 1 April 2026].</w:t>
      </w:r>
    </w:p>
    <w:p>
      <w:pPr>
        <w:pStyle w:val="Normal"/>
        <w:spacing w:lineRule="auto" w:line="259" w:before="0" w:after="160"/>
        <w:rPr>
          <w:color w:val="auto"/>
          <w:lang w:val="en-US"/>
        </w:rPr>
      </w:pPr>
      <w:r>
        <w:rPr>
          <w:color w:val="auto"/>
          <w:lang w:val="en-US"/>
        </w:rPr>
        <w:t xml:space="preserve">[4] hydralix, “Autoscaling in Cloud Computing: An Overview”, [Online], Available: </w:t>
      </w:r>
      <w:hyperlink r:id="rId22">
        <w:r>
          <w:rPr>
            <w:rStyle w:val="InternetLink"/>
            <w:color w:val="AE9A64" w:themeColor="accent6"/>
            <w:lang w:val="en-US"/>
          </w:rPr>
          <w:t>https://hydrolix.io/glossary/autoscaling/</w:t>
        </w:r>
      </w:hyperlink>
      <w:r>
        <w:rPr>
          <w:color w:val="AE9A64" w:themeColor="accent6"/>
          <w:lang w:val="en-US"/>
        </w:rPr>
        <w:t xml:space="preserve"> </w:t>
      </w:r>
      <w:r>
        <w:rPr>
          <w:color w:val="auto"/>
          <w:lang w:val="en-US"/>
        </w:rPr>
        <w:t>[Accessed 1 April 2026].</w:t>
      </w:r>
    </w:p>
    <w:p>
      <w:pPr>
        <w:pStyle w:val="Normal"/>
        <w:spacing w:lineRule="auto" w:line="259" w:before="0" w:after="160"/>
        <w:rPr>
          <w:color w:val="auto"/>
          <w:lang w:val="en-US"/>
        </w:rPr>
      </w:pPr>
      <w:r>
        <w:rPr>
          <w:color w:val="auto"/>
          <w:lang w:val="en-US"/>
        </w:rPr>
        <w:t xml:space="preserve">[5] Medium, “How to Use Datadog on AWS and How to Better Automate It”, [Online], Available: </w:t>
      </w:r>
      <w:hyperlink r:id="rId23">
        <w:r>
          <w:rPr>
            <w:rStyle w:val="InternetLink"/>
            <w:color w:val="AE9A64" w:themeColor="accent6"/>
            <w:lang w:val="en-US"/>
          </w:rPr>
          <w:t>https://medium.com/@averageguymedianow/how-to-use-datadog-on-aws-and-how-to-better-automate-it-cd073ebf7998</w:t>
        </w:r>
      </w:hyperlink>
      <w:r>
        <w:rPr>
          <w:color w:val="AE9A64" w:themeColor="accent6"/>
          <w:lang w:val="en-US"/>
        </w:rPr>
        <w:t xml:space="preserve"> </w:t>
      </w:r>
      <w:r>
        <w:rPr>
          <w:color w:val="auto"/>
          <w:lang w:val="en-US"/>
        </w:rPr>
        <w:t>[Accessed 2 April 2026].</w:t>
      </w:r>
    </w:p>
    <w:p>
      <w:pPr>
        <w:pStyle w:val="Normal"/>
        <w:spacing w:lineRule="auto" w:line="259" w:before="0" w:after="160"/>
        <w:rPr>
          <w:color w:val="auto"/>
          <w:lang w:val="en-US"/>
        </w:rPr>
      </w:pPr>
      <w:r>
        <w:rPr>
          <w:color w:val="auto"/>
          <w:lang w:val="en-US"/>
        </w:rPr>
        <w:t xml:space="preserve">[6] Medium, “Monitors and Dashboards in Datadog”, [Online], Available: </w:t>
      </w:r>
      <w:hyperlink r:id="rId24">
        <w:r>
          <w:rPr>
            <w:rStyle w:val="InternetLink"/>
            <w:color w:val="AE9A64" w:themeColor="accent6"/>
            <w:lang w:val="en-US"/>
          </w:rPr>
          <w:t>https://blog.devops.dev/monitors-and-dashboards-in-datadog-8dd1ef12aa21</w:t>
        </w:r>
      </w:hyperlink>
      <w:r>
        <w:rPr>
          <w:color w:val="auto"/>
          <w:lang w:val="en-US"/>
        </w:rPr>
        <w:t xml:space="preserve"> [Accessed 5 April 2026].</w:t>
      </w:r>
    </w:p>
    <w:p>
      <w:pPr>
        <w:pStyle w:val="Normal"/>
        <w:spacing w:lineRule="auto" w:line="259" w:before="0" w:after="160"/>
        <w:rPr>
          <w:color w:val="auto"/>
          <w:lang w:val="en-US"/>
        </w:rPr>
      </w:pPr>
      <w:r>
        <w:rPr>
          <w:color w:val="auto"/>
          <w:lang w:val="en-US"/>
        </w:rPr>
        <w:t xml:space="preserve">[7] Datadog, “Metric Monitor”, [Online], Available: </w:t>
      </w:r>
      <w:hyperlink r:id="rId25">
        <w:r>
          <w:rPr>
            <w:rStyle w:val="InternetLink"/>
            <w:color w:val="AE9A64" w:themeColor="accent6"/>
            <w:lang w:val="en-US"/>
          </w:rPr>
          <w:t>https://docs.datadoghq.com/monitors/types/metric/?tab=threshold</w:t>
        </w:r>
      </w:hyperlink>
      <w:r>
        <w:rPr>
          <w:color w:val="AE9A64" w:themeColor="accent6"/>
          <w:lang w:val="en-US"/>
        </w:rPr>
        <w:t xml:space="preserve"> </w:t>
      </w:r>
      <w:r>
        <w:rPr>
          <w:color w:val="auto"/>
          <w:lang w:val="en-US"/>
        </w:rPr>
        <w:t>[Accessed 5 April 2026].</w:t>
      </w:r>
    </w:p>
    <w:p>
      <w:pPr>
        <w:pStyle w:val="Normal"/>
        <w:spacing w:lineRule="auto" w:line="259" w:before="0" w:after="160"/>
        <w:rPr>
          <w:color w:val="auto"/>
          <w:lang w:val="en-US"/>
        </w:rPr>
      </w:pPr>
      <w:r>
        <w:rPr>
          <w:color w:val="auto"/>
          <w:lang w:val="en-US"/>
        </w:rPr>
        <w:t xml:space="preserve">[8] Datadog, “Scaling Kubernetes workloads on custom metrics”, [Online], Available: </w:t>
      </w:r>
      <w:hyperlink r:id="rId26">
        <w:r>
          <w:rPr>
            <w:rStyle w:val="InternetLink"/>
            <w:color w:val="AE9A64" w:themeColor="accent6"/>
            <w:lang w:val="en-US"/>
          </w:rPr>
          <w:t>https://www.datadoghq.com/blog/autoscaling-custom-metrics/</w:t>
        </w:r>
      </w:hyperlink>
      <w:r>
        <w:rPr>
          <w:color w:val="AE9A64" w:themeColor="accent6"/>
          <w:lang w:val="en-US"/>
        </w:rPr>
        <w:t xml:space="preserve"> </w:t>
      </w:r>
      <w:r>
        <w:rPr>
          <w:color w:val="auto"/>
          <w:lang w:val="en-US"/>
        </w:rPr>
        <w:t>[Accessed 6 April 2026].</w:t>
      </w:r>
    </w:p>
    <w:p>
      <w:pPr>
        <w:pStyle w:val="Normal"/>
        <w:spacing w:lineRule="auto" w:line="259" w:before="0" w:after="160"/>
        <w:rPr>
          <w:color w:val="auto"/>
          <w:lang w:val="en-US"/>
        </w:rPr>
      </w:pPr>
      <w:r>
        <w:rPr>
          <w:color w:val="auto"/>
          <w:lang w:val="en-US"/>
        </w:rPr>
        <w:t xml:space="preserve">[9] Critical Cloud, “Custom Metrics vs Standard Metrics: Cost Comparison”, [Online], Available: </w:t>
      </w:r>
      <w:hyperlink r:id="rId27">
        <w:r>
          <w:rPr>
            <w:rStyle w:val="InternetLink"/>
            <w:color w:val="AE9A64" w:themeColor="accent6"/>
            <w:lang w:val="en-US"/>
          </w:rPr>
          <w:t>https://datadog.criticalcloud.ai/custom-metrics-vs-standard-metrics-cost-comparison/</w:t>
        </w:r>
      </w:hyperlink>
      <w:r>
        <w:rPr>
          <w:color w:val="AE9A64" w:themeColor="accent6"/>
          <w:lang w:val="en-US"/>
        </w:rPr>
        <w:t xml:space="preserve"> </w:t>
      </w:r>
      <w:r>
        <w:rPr>
          <w:color w:val="auto"/>
          <w:lang w:val="en-US"/>
        </w:rPr>
        <w:t>[Accessed 6 April 2026].</w:t>
      </w:r>
    </w:p>
    <w:p>
      <w:pPr>
        <w:pStyle w:val="Normal"/>
        <w:spacing w:lineRule="auto" w:line="259" w:before="0" w:after="160"/>
        <w:rPr>
          <w:color w:val="auto"/>
          <w:lang w:val="en-US"/>
        </w:rPr>
      </w:pPr>
      <w:r>
        <w:rPr>
          <w:color w:val="auto"/>
          <w:lang w:val="en-US"/>
        </w:rPr>
        <w:t xml:space="preserve">[10] Crowdstrike, “What Is Cloud Monitoring?”, [Online], Available: </w:t>
      </w:r>
      <w:hyperlink r:id="rId28">
        <w:r>
          <w:rPr>
            <w:rStyle w:val="InternetLink"/>
            <w:color w:val="AE9A64" w:themeColor="accent6"/>
            <w:lang w:val="en-US"/>
          </w:rPr>
          <w:t>https://www.crowdstrike.com/en-us/cybersecurity-101/cloud-security/cloud-monitoring/</w:t>
        </w:r>
      </w:hyperlink>
      <w:r>
        <w:rPr>
          <w:color w:val="AE9A64" w:themeColor="accent6"/>
          <w:lang w:val="en-US"/>
        </w:rPr>
        <w:t xml:space="preserve"> </w:t>
      </w:r>
      <w:r>
        <w:rPr>
          <w:color w:val="auto"/>
          <w:lang w:val="en-US"/>
        </w:rPr>
        <w:t>[Accessed 10 April 2026].</w:t>
      </w:r>
    </w:p>
    <w:p>
      <w:pPr>
        <w:pStyle w:val="Normal"/>
        <w:spacing w:lineRule="auto" w:line="259" w:before="0" w:after="160"/>
        <w:rPr>
          <w:color w:val="auto"/>
          <w:lang w:val="en-US"/>
        </w:rPr>
      </w:pPr>
      <w:r>
        <w:rPr>
          <w:color w:val="auto"/>
          <w:lang w:val="en-US"/>
        </w:rPr>
        <w:t xml:space="preserve">[11] Techtarget, “Best practices for defining a cloud monitoring strategy”, [Online], Available: </w:t>
      </w:r>
      <w:hyperlink r:id="rId29">
        <w:r>
          <w:rPr>
            <w:rStyle w:val="InternetLink"/>
            <w:color w:val="AE9964"/>
            <w:lang w:val="en-US"/>
          </w:rPr>
          <w:t>https://www.techtarget.com/searchcloudcomputing/feature/Best-practices-for-defining-a-cloud-monitoring-strategy</w:t>
        </w:r>
      </w:hyperlink>
      <w:r>
        <w:rPr>
          <w:color w:val="AE9964"/>
          <w:lang w:val="en-US"/>
        </w:rPr>
        <w:t xml:space="preserve"> </w:t>
      </w:r>
      <w:r>
        <w:rPr>
          <w:color w:val="auto"/>
          <w:lang w:val="en-US"/>
        </w:rPr>
        <w:t>[Accessed 10 April 2026].</w:t>
      </w:r>
    </w:p>
    <w:p>
      <w:pPr>
        <w:pStyle w:val="Normal"/>
        <w:spacing w:lineRule="auto" w:line="259" w:before="0" w:after="160"/>
        <w:rPr>
          <w:color w:val="auto"/>
          <w:lang w:val="en-US"/>
        </w:rPr>
      </w:pPr>
      <w:r>
        <w:rPr>
          <w:color w:val="auto"/>
          <w:lang w:val="en-US"/>
        </w:rPr>
        <w:t xml:space="preserve">[12] Datadog, “What Is Observability &amp; How Does it Work?”, [Online], Available </w:t>
      </w:r>
      <w:r>
        <w:fldChar w:fldCharType="begin"/>
      </w:r>
      <w:r>
        <w:rPr>
          <w:rStyle w:val="InternetLink"/>
          <w:color w:val="AE9A64"/>
          <w:lang w:val="en-US"/>
        </w:rPr>
        <w:instrText xml:space="preserve"> HYPERLINK "https://www.datadoghq.com/knowledge-center/observability/" \l ":~:text=sophisticated issues faster.-,What are the three pillars of observability%3F,and performance of a system."</w:instrText>
      </w:r>
      <w:r>
        <w:rPr>
          <w:rStyle w:val="InternetLink"/>
          <w:color w:val="AE9A64"/>
          <w:lang w:val="en-US"/>
        </w:rPr>
        <w:fldChar w:fldCharType="separate"/>
      </w:r>
      <w:r>
        <w:rPr>
          <w:rStyle w:val="InternetLink"/>
          <w:color w:val="AE9A64" w:themeColor="accent6"/>
          <w:lang w:val="en-US"/>
        </w:rPr>
        <w:t>https://www.datadoghq.com/knowledge-center/observability/#:~:text=sophisticated%20issues%20faster.-,What%20are%20the%20three%20pillars%20of%20observability%3F,and%20performance%20of%20a%20system.</w:t>
      </w:r>
      <w:r>
        <w:rPr>
          <w:rStyle w:val="InternetLink"/>
          <w:color w:val="AE9A64"/>
          <w:lang w:val="en-US"/>
        </w:rPr>
        <w:fldChar w:fldCharType="end"/>
      </w:r>
      <w:r>
        <w:rPr>
          <w:color w:val="AE9A64" w:themeColor="accent6"/>
          <w:lang w:val="en-US"/>
        </w:rPr>
        <w:t xml:space="preserve"> </w:t>
      </w:r>
      <w:r>
        <w:rPr>
          <w:color w:val="auto"/>
          <w:lang w:val="en-US"/>
        </w:rPr>
        <w:t>[Accessed 15 April 2026].</w:t>
      </w:r>
    </w:p>
    <w:p>
      <w:pPr>
        <w:pStyle w:val="Normal"/>
        <w:spacing w:lineRule="auto" w:line="259" w:before="0" w:after="160"/>
        <w:rPr>
          <w:color w:val="auto"/>
          <w:lang w:val="en-US"/>
        </w:rPr>
      </w:pPr>
      <w:r>
        <w:rPr>
          <w:color w:val="auto"/>
          <w:lang w:val="en-US"/>
        </w:rPr>
        <w:t xml:space="preserve">[13] IBM, “Three pillars of observability: Logs, metrics and traces”, [Online], Available </w:t>
      </w:r>
      <w:hyperlink r:id="rId30">
        <w:r>
          <w:rPr>
            <w:rStyle w:val="InternetLink"/>
            <w:color w:val="AE9A64" w:themeColor="accent6"/>
            <w:lang w:val="en-US"/>
          </w:rPr>
          <w:t>https://www.ibm.com/think/insights/observability-pillars</w:t>
        </w:r>
      </w:hyperlink>
      <w:r>
        <w:rPr>
          <w:color w:val="AE9A64" w:themeColor="accent6"/>
          <w:lang w:val="en-US"/>
        </w:rPr>
        <w:t xml:space="preserve"> </w:t>
      </w:r>
      <w:r>
        <w:rPr>
          <w:color w:val="auto"/>
          <w:lang w:val="en-US"/>
        </w:rPr>
        <w:t>[Accessed 15 April 2026].</w:t>
      </w:r>
    </w:p>
    <w:p>
      <w:pPr>
        <w:pStyle w:val="Normal"/>
        <w:spacing w:lineRule="auto" w:line="259" w:before="0" w:after="160"/>
        <w:rPr>
          <w:color w:val="auto"/>
          <w:lang w:val="en-US"/>
        </w:rPr>
      </w:pPr>
      <w:r>
        <w:rPr>
          <w:color w:val="auto"/>
          <w:lang w:val="en-US"/>
        </w:rPr>
      </w:r>
    </w:p>
    <w:p>
      <w:pPr>
        <w:pStyle w:val="Normal"/>
        <w:spacing w:lineRule="auto" w:line="259" w:before="0" w:after="160"/>
        <w:rPr>
          <w:color w:val="auto"/>
          <w:lang w:val="en-US"/>
        </w:rPr>
      </w:pPr>
      <w:r>
        <w:rPr>
          <w:color w:val="auto"/>
          <w:lang w:val="en-US"/>
        </w:rPr>
        <w:t xml:space="preserve">[14] </w:t>
      </w:r>
      <w:r>
        <w:rPr>
          <w:rFonts w:eastAsia="Arial" w:cs="Arial"/>
          <w:lang w:val="en-US"/>
        </w:rPr>
        <w:t>Datadog</w:t>
      </w:r>
      <w:r>
        <w:rPr>
          <w:color w:val="auto"/>
          <w:lang w:val="en-US"/>
        </w:rPr>
        <w:t xml:space="preserve">, “DogStatsD”, [Online], Available </w:t>
      </w:r>
      <w:hyperlink r:id="rId31">
        <w:r>
          <w:rPr>
            <w:rStyle w:val="InternetLink"/>
            <w:color w:val="AE9A64" w:themeColor="accent6"/>
            <w:lang w:val="en-US"/>
          </w:rPr>
          <w:t>https://docs.datadoghq.com/extend/dogstatsd/?tab=hostagent</w:t>
        </w:r>
      </w:hyperlink>
      <w:r>
        <w:rPr>
          <w:color w:val="AE9A64" w:themeColor="accent6"/>
          <w:lang w:val="en-US"/>
        </w:rPr>
        <w:t xml:space="preserve"> </w:t>
      </w:r>
      <w:r>
        <w:rPr>
          <w:color w:val="auto"/>
          <w:lang w:val="en-US"/>
        </w:rPr>
        <w:t>[Accessed 5 May 2026].</w:t>
      </w:r>
    </w:p>
    <w:sectPr>
      <w:headerReference w:type="default" r:id="rId32"/>
      <w:headerReference w:type="first" r:id="rId33"/>
      <w:footerReference w:type="default" r:id="rId34"/>
      <w:footerReference w:type="first" r:id="rId35"/>
      <w:type w:val="nextPage"/>
      <w:pgSz w:w="11906" w:h="16838"/>
      <w:pgMar w:left="1417" w:right="1417" w:gutter="0" w:header="708" w:top="1417" w:footer="708" w:bottom="1417"/>
      <w:pgNumType w:start="0"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libri">
    <w:charset w:val="00"/>
    <w:family w:val="roman"/>
    <w:pitch w:val="variable"/>
  </w:font>
  <w:font w:name="Tahoma">
    <w:charset w:val="00"/>
    <w:family w:val="roman"/>
    <w:pitch w:val="variable"/>
  </w:font>
  <w:font w:name="Calibri Light">
    <w:charset w:val="00"/>
    <w:family w:val="roman"/>
    <w:pitch w:val="variable"/>
  </w:font>
  <w:font w:name="Verdana">
    <w:charset w:val="00"/>
    <w:family w:val="roman"/>
    <w:pitch w:val="variable"/>
  </w:font>
  <w:font w:name="Liberation Sans">
    <w:altName w:val="Arial"/>
    <w:charset w:val="00"/>
    <w:family w:val="swiss"/>
    <w:pitch w:val="variable"/>
  </w:font>
  <w:font w:name="Segoe UI">
    <w:charset w:val="00"/>
    <w:family w:val="roman"/>
    <w:pitch w:val="variable"/>
  </w:font>
  <w:font w:name="Courier New">
    <w:charset w:val="01"/>
    <w:family w:val="modern"/>
    <w:pitch w:val="fixed"/>
  </w:font>
  <w:font w:name="Wingdings">
    <w:charset w:val="02"/>
    <w:family w:val="auto"/>
    <w:pitch w:val="variable"/>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86450930"/>
    </w:sdtPr>
    <w:sdtContent>
      <w:p>
        <w:pPr>
          <w:pStyle w:val="Footer"/>
          <w:jc w:val="right"/>
          <w:rPr/>
        </w:pPr>
        <w:r>
          <w:rPr/>
          <w:t xml:space="preserve">Pagina  </w:t>
        </w:r>
        <w:r>
          <w:rPr/>
          <w:fldChar w:fldCharType="begin"/>
        </w:r>
        <w:r>
          <w:rPr/>
          <w:instrText xml:space="preserve"> PAGE </w:instrText>
        </w:r>
        <w:r>
          <w:rPr/>
          <w:fldChar w:fldCharType="separate"/>
        </w:r>
        <w:r>
          <w:rPr/>
          <w:t>45</w:t>
        </w:r>
        <w:r>
          <w:rPr/>
          <w:fldChar w:fldCharType="end"/>
        </w:r>
        <w:r>
          <w:rPr/>
          <w:t xml:space="preserve"> </w:t>
        </w:r>
      </w:p>
    </w:sdtContent>
  </w:sdt>
  <w:p>
    <w:pPr>
      <w:pStyle w:val="Footer"/>
      <w:spacing w:before="0" w:after="2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220"/>
      <w:rPr/>
    </w:pPr>
    <w:r>
      <w:rPr/>
      <w:softHyphen/>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20"/>
      <w:jc w:val="righ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20"/>
      <w:jc w:val="center"/>
      <w:rPr/>
    </w:pPr>
    <w:r>
      <w:rPr/>
      <w:drawing>
        <wp:anchor behindDoc="1" distT="0" distB="0" distL="0" distR="0" simplePos="0" locked="0" layoutInCell="0" allowOverlap="1" relativeHeight="14">
          <wp:simplePos x="0" y="0"/>
          <wp:positionH relativeFrom="column">
            <wp:posOffset>217805</wp:posOffset>
          </wp:positionH>
          <wp:positionV relativeFrom="paragraph">
            <wp:posOffset>-323850</wp:posOffset>
          </wp:positionV>
          <wp:extent cx="5196840" cy="5253990"/>
          <wp:effectExtent l="0" t="0" r="0" b="0"/>
          <wp:wrapNone/>
          <wp:docPr id="14" name="Afbeeld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7" descr=""/>
                  <pic:cNvPicPr>
                    <a:picLocks noChangeAspect="1" noChangeArrowheads="1"/>
                  </pic:cNvPicPr>
                </pic:nvPicPr>
                <pic:blipFill>
                  <a:blip r:embed="rId1"/>
                  <a:srcRect l="725" t="0" r="725" b="0"/>
                  <a:stretch>
                    <a:fillRect/>
                  </a:stretch>
                </pic:blipFill>
                <pic:spPr bwMode="auto">
                  <a:xfrm>
                    <a:off x="0" y="0"/>
                    <a:ext cx="5196840" cy="5253990"/>
                  </a:xfrm>
                  <a:prstGeom prst="rect">
                    <a:avLst/>
                  </a:prstGeom>
                </pic:spPr>
              </pic:pic>
            </a:graphicData>
          </a:graphic>
        </wp:anchor>
      </w:drawing>
      <w:drawing>
        <wp:inline distT="0" distB="0" distL="0" distR="0">
          <wp:extent cx="3270885" cy="626110"/>
          <wp:effectExtent l="0" t="0" r="0" b="0"/>
          <wp:docPr id="15" name="Afbeelding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8" descr=""/>
                  <pic:cNvPicPr>
                    <a:picLocks noChangeAspect="1" noChangeArrowheads="1"/>
                  </pic:cNvPicPr>
                </pic:nvPicPr>
                <pic:blipFill>
                  <a:blip r:embed="rId2"/>
                  <a:stretch>
                    <a:fillRect/>
                  </a:stretch>
                </pic:blipFill>
                <pic:spPr bwMode="auto">
                  <a:xfrm>
                    <a:off x="0" y="0"/>
                    <a:ext cx="3270885" cy="62611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574" w:hanging="432"/>
      </w:pPr>
      <w:rPr/>
    </w:lvl>
    <w:lvl w:ilvl="1">
      <w:start w:val="1"/>
      <w:pStyle w:val="Heading2"/>
      <w:numFmt w:val="decimal"/>
      <w:lvlText w:val="%1.%2"/>
      <w:lvlJc w:val="left"/>
      <w:pPr>
        <w:tabs>
          <w:tab w:val="num" w:pos="0"/>
        </w:tabs>
        <w:ind w:left="718" w:hanging="576"/>
      </w:pPr>
      <w:rPr/>
    </w:lvl>
    <w:lvl w:ilvl="2">
      <w:start w:val="1"/>
      <w:pStyle w:val="Heading3"/>
      <w:numFmt w:val="decimal"/>
      <w:lvlText w:val="%1.%2.%3"/>
      <w:lvlJc w:val="left"/>
      <w:pPr>
        <w:tabs>
          <w:tab w:val="num" w:pos="0"/>
        </w:tabs>
        <w:ind w:left="862" w:hanging="720"/>
      </w:pPr>
      <w:rPr/>
    </w:lvl>
    <w:lvl w:ilvl="3">
      <w:start w:val="1"/>
      <w:pStyle w:val="Heading4"/>
      <w:numFmt w:val="decimal"/>
      <w:lvlText w:val="%1.%2.%3.%4"/>
      <w:lvlJc w:val="left"/>
      <w:pPr>
        <w:tabs>
          <w:tab w:val="num" w:pos="0"/>
        </w:tabs>
        <w:ind w:left="1006" w:hanging="864"/>
      </w:pPr>
      <w:rPr/>
    </w:lvl>
    <w:lvl w:ilvl="4">
      <w:start w:val="1"/>
      <w:pStyle w:val="Heading5"/>
      <w:numFmt w:val="decimal"/>
      <w:lvlText w:val="%1.%2.%3.%4.%5"/>
      <w:lvlJc w:val="left"/>
      <w:pPr>
        <w:tabs>
          <w:tab w:val="num" w:pos="0"/>
        </w:tabs>
        <w:ind w:left="1150" w:hanging="1008"/>
      </w:pPr>
      <w:rPr/>
    </w:lvl>
    <w:lvl w:ilvl="5">
      <w:start w:val="1"/>
      <w:pStyle w:val="Heading6"/>
      <w:numFmt w:val="decimal"/>
      <w:lvlText w:val="%1.%2.%3.%4.%5.%6"/>
      <w:lvlJc w:val="left"/>
      <w:pPr>
        <w:tabs>
          <w:tab w:val="num" w:pos="0"/>
        </w:tabs>
        <w:ind w:left="1294" w:hanging="1152"/>
      </w:pPr>
      <w:rPr/>
    </w:lvl>
    <w:lvl w:ilvl="6">
      <w:start w:val="1"/>
      <w:pStyle w:val="Heading7"/>
      <w:numFmt w:val="decimal"/>
      <w:lvlText w:val="%1.%2.%3.%4.%5.%6.%7"/>
      <w:lvlJc w:val="left"/>
      <w:pPr>
        <w:tabs>
          <w:tab w:val="num" w:pos="0"/>
        </w:tabs>
        <w:ind w:left="1438" w:hanging="1296"/>
      </w:pPr>
      <w:rPr/>
    </w:lvl>
    <w:lvl w:ilvl="7">
      <w:start w:val="1"/>
      <w:pStyle w:val="Heading8"/>
      <w:numFmt w:val="decimal"/>
      <w:lvlText w:val="%1.%2.%3.%4.%5.%6.%7.%8"/>
      <w:lvlJc w:val="left"/>
      <w:pPr>
        <w:tabs>
          <w:tab w:val="num" w:pos="0"/>
        </w:tabs>
        <w:ind w:left="1582" w:hanging="1440"/>
      </w:pPr>
      <w:rPr/>
    </w:lvl>
    <w:lvl w:ilvl="8">
      <w:start w:val="1"/>
      <w:pStyle w:val="Heading9"/>
      <w:numFmt w:val="decimal"/>
      <w:lvlText w:val="%1.%2.%3.%4.%5.%6.%7.%8.%9"/>
      <w:lvlJc w:val="left"/>
      <w:pPr>
        <w:tabs>
          <w:tab w:val="num" w:pos="0"/>
        </w:tabs>
        <w:ind w:left="1726"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7">
    <w:lvl w:ilvl="0">
      <w:start w:val="1"/>
      <w:numFmt w:val="upp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bullet"/>
      <w:lvlText w:val=""/>
      <w:lvlJc w:val="left"/>
      <w:pPr>
        <w:tabs>
          <w:tab w:val="num" w:pos="0"/>
        </w:tabs>
        <w:ind w:left="720" w:hanging="360"/>
      </w:pPr>
      <w:rPr>
        <w:rFonts w:ascii="Symbol" w:hAnsi="Symbol" w:cs="Symbol"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nl-BE"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 w:cs="" w:cstheme="minorBidi" w:eastAsiaTheme="minorEastAsia"/>
        <w:color w:val="000000" w:themeColor="text1"/>
        <w:sz w:val="22"/>
        <w:szCs w:val="22"/>
        <w:lang w:val="nl-B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uiPriority="0"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b19"/>
    <w:pPr>
      <w:widowControl/>
      <w:bidi w:val="0"/>
      <w:spacing w:lineRule="auto" w:line="288" w:before="0" w:after="220"/>
      <w:jc w:val="left"/>
    </w:pPr>
    <w:rPr>
      <w:rFonts w:ascii="Arial" w:hAnsi="Arial" w:eastAsia="" w:cs="" w:cstheme="minorBidi" w:eastAsiaTheme="minorEastAsia"/>
      <w:color w:val="000000" w:themeColor="text1"/>
      <w:kern w:val="0"/>
      <w:sz w:val="22"/>
      <w:szCs w:val="22"/>
      <w:lang w:val="nl-BE" w:eastAsia="en-US" w:bidi="ar-SA"/>
    </w:rPr>
  </w:style>
  <w:style w:type="paragraph" w:styleId="Heading1">
    <w:name w:val="Heading 1"/>
    <w:basedOn w:val="Normal"/>
    <w:next w:val="Normal"/>
    <w:link w:val="Heading1Char"/>
    <w:uiPriority w:val="9"/>
    <w:qFormat/>
    <w:rsid w:val="006f73fe"/>
    <w:pPr>
      <w:keepNext w:val="true"/>
      <w:keepLines/>
      <w:numPr>
        <w:ilvl w:val="0"/>
        <w:numId w:val="1"/>
      </w:numPr>
      <w:spacing w:lineRule="auto" w:line="240" w:before="320" w:after="220"/>
      <w:outlineLvl w:val="0"/>
    </w:pPr>
    <w:rPr>
      <w:rFonts w:ascii="Calibri" w:hAnsi="Calibri" w:eastAsia="" w:cs="" w:cstheme="majorBidi" w:eastAsiaTheme="majorEastAsia"/>
      <w:b/>
      <w:color w:val="auto"/>
      <w:sz w:val="34"/>
      <w:szCs w:val="30"/>
    </w:rPr>
  </w:style>
  <w:style w:type="paragraph" w:styleId="Heading2">
    <w:name w:val="Heading 2"/>
    <w:basedOn w:val="Normal"/>
    <w:next w:val="Normal"/>
    <w:link w:val="Heading2Char"/>
    <w:uiPriority w:val="9"/>
    <w:unhideWhenUsed/>
    <w:qFormat/>
    <w:rsid w:val="006f73fe"/>
    <w:pPr>
      <w:keepNext w:val="true"/>
      <w:keepLines/>
      <w:numPr>
        <w:ilvl w:val="1"/>
        <w:numId w:val="1"/>
      </w:numPr>
      <w:spacing w:lineRule="auto" w:line="240" w:before="40" w:after="220"/>
      <w:outlineLvl w:val="1"/>
    </w:pPr>
    <w:rPr>
      <w:rFonts w:ascii="Calibri" w:hAnsi="Calibri" w:eastAsia="" w:cs="" w:cstheme="majorBidi" w:eastAsiaTheme="majorEastAsia"/>
      <w:b/>
      <w:color w:val="auto"/>
      <w:sz w:val="28"/>
      <w:szCs w:val="28"/>
    </w:rPr>
  </w:style>
  <w:style w:type="paragraph" w:styleId="Heading3">
    <w:name w:val="Heading 3"/>
    <w:basedOn w:val="Normal"/>
    <w:next w:val="Normal"/>
    <w:link w:val="Heading3Char"/>
    <w:uiPriority w:val="9"/>
    <w:unhideWhenUsed/>
    <w:qFormat/>
    <w:rsid w:val="006f73fe"/>
    <w:pPr>
      <w:keepNext w:val="true"/>
      <w:keepLines/>
      <w:numPr>
        <w:ilvl w:val="2"/>
        <w:numId w:val="1"/>
      </w:numPr>
      <w:spacing w:lineRule="auto" w:line="240" w:before="40" w:after="220"/>
      <w:outlineLvl w:val="2"/>
    </w:pPr>
    <w:rPr>
      <w:rFonts w:ascii="Calibri" w:hAnsi="Calibri" w:eastAsia="" w:cs="" w:cstheme="majorBidi" w:eastAsiaTheme="majorEastAsia"/>
      <w:b/>
      <w:color w:val="auto"/>
      <w:sz w:val="26"/>
      <w:szCs w:val="26"/>
    </w:rPr>
  </w:style>
  <w:style w:type="paragraph" w:styleId="Heading4">
    <w:name w:val="Heading 4"/>
    <w:basedOn w:val="Normal"/>
    <w:next w:val="Normal"/>
    <w:link w:val="Heading4Char"/>
    <w:uiPriority w:val="9"/>
    <w:unhideWhenUsed/>
    <w:qFormat/>
    <w:rsid w:val="006f73fe"/>
    <w:pPr>
      <w:keepNext w:val="true"/>
      <w:keepLines/>
      <w:numPr>
        <w:ilvl w:val="3"/>
        <w:numId w:val="1"/>
      </w:numPr>
      <w:spacing w:before="40" w:after="220"/>
      <w:outlineLvl w:val="3"/>
    </w:pPr>
    <w:rPr>
      <w:rFonts w:ascii="Calibri" w:hAnsi="Calibri" w:eastAsia="" w:cs="" w:cstheme="majorBidi" w:eastAsiaTheme="majorEastAsia"/>
      <w:b/>
      <w:iCs/>
      <w:color w:val="auto"/>
      <w:sz w:val="24"/>
      <w:szCs w:val="25"/>
    </w:rPr>
  </w:style>
  <w:style w:type="paragraph" w:styleId="Heading5">
    <w:name w:val="Heading 5"/>
    <w:basedOn w:val="Normal"/>
    <w:next w:val="Normal"/>
    <w:link w:val="Heading5Char"/>
    <w:uiPriority w:val="9"/>
    <w:semiHidden/>
    <w:unhideWhenUsed/>
    <w:qFormat/>
    <w:rsid w:val="003878ad"/>
    <w:pPr>
      <w:keepNext w:val="true"/>
      <w:keepLines/>
      <w:numPr>
        <w:ilvl w:val="4"/>
        <w:numId w:val="1"/>
      </w:numPr>
      <w:spacing w:before="40" w:after="220"/>
      <w:outlineLvl w:val="4"/>
    </w:pPr>
    <w:rPr>
      <w:rFonts w:ascii="Calibri" w:hAnsi="Calibri" w:eastAsia="" w:cs="" w:cstheme="majorBidi" w:eastAsiaTheme="majorEastAsia"/>
      <w:i/>
      <w:iCs/>
      <w:color w:val="58A618"/>
      <w:szCs w:val="24"/>
    </w:rPr>
  </w:style>
  <w:style w:type="paragraph" w:styleId="Heading6">
    <w:name w:val="Heading 6"/>
    <w:basedOn w:val="Normal"/>
    <w:next w:val="Normal"/>
    <w:link w:val="Heading6Char"/>
    <w:uiPriority w:val="9"/>
    <w:semiHidden/>
    <w:unhideWhenUsed/>
    <w:qFormat/>
    <w:rsid w:val="00e95b1a"/>
    <w:pPr>
      <w:keepNext w:val="true"/>
      <w:keepLines/>
      <w:numPr>
        <w:ilvl w:val="5"/>
        <w:numId w:val="1"/>
      </w:numPr>
      <w:spacing w:before="40" w:after="220"/>
      <w:outlineLvl w:val="5"/>
    </w:pPr>
    <w:rPr>
      <w:rFonts w:ascii="Arial" w:hAnsi="Arial" w:eastAsia="" w:cs="" w:asciiTheme="majorHAnsi" w:cstheme="majorBidi" w:eastAsiaTheme="majorEastAsia" w:hAnsiTheme="majorHAnsi"/>
      <w:i/>
      <w:iCs/>
      <w:color w:val="5A4E2F" w:themeColor="accent6" w:themeShade="80"/>
      <w:sz w:val="23"/>
      <w:szCs w:val="23"/>
    </w:rPr>
  </w:style>
  <w:style w:type="paragraph" w:styleId="Heading7">
    <w:name w:val="Heading 7"/>
    <w:basedOn w:val="Normal"/>
    <w:next w:val="Normal"/>
    <w:link w:val="Heading7Char"/>
    <w:uiPriority w:val="9"/>
    <w:semiHidden/>
    <w:unhideWhenUsed/>
    <w:qFormat/>
    <w:rsid w:val="00e95b1a"/>
    <w:pPr>
      <w:keepNext w:val="true"/>
      <w:keepLines/>
      <w:numPr>
        <w:ilvl w:val="6"/>
        <w:numId w:val="1"/>
      </w:numPr>
      <w:spacing w:before="40" w:after="220"/>
      <w:outlineLvl w:val="6"/>
    </w:pPr>
    <w:rPr>
      <w:rFonts w:ascii="Arial" w:hAnsi="Arial" w:eastAsia="" w:cs="" w:asciiTheme="majorHAnsi" w:cstheme="majorBidi" w:eastAsiaTheme="majorEastAsia" w:hAnsiTheme="majorHAnsi"/>
      <w:color w:val="5A4E2F" w:themeColor="accent1" w:themeShade="80"/>
    </w:rPr>
  </w:style>
  <w:style w:type="paragraph" w:styleId="Heading8">
    <w:name w:val="Heading 8"/>
    <w:basedOn w:val="Normal"/>
    <w:next w:val="Normal"/>
    <w:link w:val="Heading8Char"/>
    <w:uiPriority w:val="9"/>
    <w:semiHidden/>
    <w:unhideWhenUsed/>
    <w:qFormat/>
    <w:rsid w:val="00e95b1a"/>
    <w:pPr>
      <w:keepNext w:val="true"/>
      <w:keepLines/>
      <w:numPr>
        <w:ilvl w:val="7"/>
        <w:numId w:val="1"/>
      </w:numPr>
      <w:spacing w:before="40" w:after="220"/>
      <w:outlineLvl w:val="7"/>
    </w:pPr>
    <w:rPr>
      <w:rFonts w:ascii="Arial" w:hAnsi="Arial" w:eastAsia="" w:cs="" w:asciiTheme="majorHAnsi" w:cstheme="majorBidi" w:eastAsiaTheme="majorEastAsia" w:hAnsiTheme="majorHAnsi"/>
      <w:color w:val="5A4E2F" w:themeColor="accent2" w:themeShade="80"/>
      <w:sz w:val="21"/>
      <w:szCs w:val="21"/>
    </w:rPr>
  </w:style>
  <w:style w:type="paragraph" w:styleId="Heading9">
    <w:name w:val="Heading 9"/>
    <w:basedOn w:val="Normal"/>
    <w:next w:val="Normal"/>
    <w:link w:val="Heading9Char"/>
    <w:uiPriority w:val="9"/>
    <w:semiHidden/>
    <w:unhideWhenUsed/>
    <w:qFormat/>
    <w:rsid w:val="00e95b1a"/>
    <w:pPr>
      <w:keepNext w:val="true"/>
      <w:keepLines/>
      <w:numPr>
        <w:ilvl w:val="8"/>
        <w:numId w:val="1"/>
      </w:numPr>
      <w:spacing w:before="40" w:after="220"/>
      <w:outlineLvl w:val="8"/>
    </w:pPr>
    <w:rPr>
      <w:rFonts w:ascii="Arial" w:hAnsi="Arial" w:eastAsia="" w:cs="" w:asciiTheme="majorHAnsi" w:cstheme="majorBidi" w:eastAsiaTheme="majorEastAsia" w:hAnsiTheme="majorHAnsi"/>
      <w:color w:val="5A4E2F" w:themeColor="accent6" w:themeShade="8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03c1b"/>
    <w:rPr/>
  </w:style>
  <w:style w:type="character" w:styleId="FooterChar" w:customStyle="1">
    <w:name w:val="Footer Char"/>
    <w:basedOn w:val="DefaultParagraphFont"/>
    <w:link w:val="Footer"/>
    <w:uiPriority w:val="99"/>
    <w:qFormat/>
    <w:rsid w:val="00b03c1b"/>
    <w:rPr/>
  </w:style>
  <w:style w:type="character" w:styleId="Heading1Char" w:customStyle="1">
    <w:name w:val="Heading 1 Char"/>
    <w:basedOn w:val="DefaultParagraphFont"/>
    <w:link w:val="Heading1"/>
    <w:uiPriority w:val="9"/>
    <w:qFormat/>
    <w:rsid w:val="006f73fe"/>
    <w:rPr>
      <w:rFonts w:ascii="Calibri" w:hAnsi="Calibri" w:eastAsia="" w:cs="" w:cstheme="majorBidi" w:eastAsiaTheme="majorEastAsia"/>
      <w:b/>
      <w:color w:val="auto"/>
      <w:sz w:val="34"/>
      <w:szCs w:val="30"/>
    </w:rPr>
  </w:style>
  <w:style w:type="character" w:styleId="InternetLink">
    <w:name w:val="Hyperlink"/>
    <w:basedOn w:val="DefaultParagraphFont"/>
    <w:uiPriority w:val="99"/>
    <w:unhideWhenUsed/>
    <w:rsid w:val="009e43fe"/>
    <w:rPr>
      <w:color w:val="AE9A64" w:themeColor="hyperlink"/>
      <w:u w:val="single"/>
    </w:rPr>
  </w:style>
  <w:style w:type="character" w:styleId="BalloonTextChar" w:customStyle="1">
    <w:name w:val="Balloon Text Char"/>
    <w:basedOn w:val="DefaultParagraphFont"/>
    <w:link w:val="BalloonText"/>
    <w:uiPriority w:val="99"/>
    <w:semiHidden/>
    <w:qFormat/>
    <w:rsid w:val="008a6dcb"/>
    <w:rPr>
      <w:rFonts w:ascii="Tahoma" w:hAnsi="Tahoma" w:cs="Tahoma"/>
      <w:sz w:val="16"/>
      <w:szCs w:val="16"/>
    </w:rPr>
  </w:style>
  <w:style w:type="character" w:styleId="Heading2Char" w:customStyle="1">
    <w:name w:val="Heading 2 Char"/>
    <w:basedOn w:val="DefaultParagraphFont"/>
    <w:link w:val="Heading2"/>
    <w:uiPriority w:val="9"/>
    <w:qFormat/>
    <w:rsid w:val="006f73fe"/>
    <w:rPr>
      <w:rFonts w:ascii="Calibri" w:hAnsi="Calibri" w:eastAsia="" w:cs="" w:cstheme="majorBidi" w:eastAsiaTheme="majorEastAsia"/>
      <w:b/>
      <w:color w:val="auto"/>
      <w:sz w:val="28"/>
      <w:szCs w:val="28"/>
    </w:rPr>
  </w:style>
  <w:style w:type="character" w:styleId="Heading3Char" w:customStyle="1">
    <w:name w:val="Heading 3 Char"/>
    <w:basedOn w:val="DefaultParagraphFont"/>
    <w:link w:val="Heading3"/>
    <w:uiPriority w:val="9"/>
    <w:qFormat/>
    <w:rsid w:val="006f73fe"/>
    <w:rPr>
      <w:rFonts w:ascii="Calibri" w:hAnsi="Calibri" w:eastAsia="" w:cs="" w:cstheme="majorBidi" w:eastAsiaTheme="majorEastAsia"/>
      <w:b/>
      <w:color w:val="auto"/>
      <w:sz w:val="26"/>
      <w:szCs w:val="26"/>
    </w:rPr>
  </w:style>
  <w:style w:type="character" w:styleId="Heading4Char" w:customStyle="1">
    <w:name w:val="Heading 4 Char"/>
    <w:basedOn w:val="DefaultParagraphFont"/>
    <w:link w:val="Heading4"/>
    <w:uiPriority w:val="9"/>
    <w:qFormat/>
    <w:rsid w:val="006f73fe"/>
    <w:rPr>
      <w:rFonts w:ascii="Calibri" w:hAnsi="Calibri" w:eastAsia="" w:cs="" w:cstheme="majorBidi" w:eastAsiaTheme="majorEastAsia"/>
      <w:b/>
      <w:iCs/>
      <w:color w:val="auto"/>
      <w:sz w:val="24"/>
      <w:szCs w:val="25"/>
    </w:rPr>
  </w:style>
  <w:style w:type="character" w:styleId="Heading5Char" w:customStyle="1">
    <w:name w:val="Heading 5 Char"/>
    <w:basedOn w:val="DefaultParagraphFont"/>
    <w:link w:val="Heading5"/>
    <w:uiPriority w:val="9"/>
    <w:semiHidden/>
    <w:qFormat/>
    <w:rsid w:val="003878ad"/>
    <w:rPr>
      <w:rFonts w:ascii="Calibri" w:hAnsi="Calibri" w:eastAsia="" w:cs="" w:cstheme="majorBidi" w:eastAsiaTheme="majorEastAsia"/>
      <w:i/>
      <w:iCs/>
      <w:color w:val="58A618"/>
      <w:szCs w:val="24"/>
    </w:rPr>
  </w:style>
  <w:style w:type="character" w:styleId="Heading6Char" w:customStyle="1">
    <w:name w:val="Heading 6 Char"/>
    <w:basedOn w:val="DefaultParagraphFont"/>
    <w:link w:val="Heading6"/>
    <w:uiPriority w:val="9"/>
    <w:semiHidden/>
    <w:qFormat/>
    <w:rsid w:val="00e95b1a"/>
    <w:rPr>
      <w:rFonts w:ascii="Arial" w:hAnsi="Arial" w:eastAsia="" w:cs="" w:asciiTheme="majorHAnsi" w:cstheme="majorBidi" w:eastAsiaTheme="majorEastAsia" w:hAnsiTheme="majorHAnsi"/>
      <w:i/>
      <w:iCs/>
      <w:color w:val="5A4E2F" w:themeColor="accent6" w:themeShade="80"/>
      <w:sz w:val="23"/>
      <w:szCs w:val="23"/>
    </w:rPr>
  </w:style>
  <w:style w:type="character" w:styleId="Heading7Char" w:customStyle="1">
    <w:name w:val="Heading 7 Char"/>
    <w:basedOn w:val="DefaultParagraphFont"/>
    <w:link w:val="Heading7"/>
    <w:uiPriority w:val="9"/>
    <w:semiHidden/>
    <w:qFormat/>
    <w:rsid w:val="00e95b1a"/>
    <w:rPr>
      <w:rFonts w:ascii="Arial" w:hAnsi="Arial" w:eastAsia="" w:cs="" w:asciiTheme="majorHAnsi" w:cstheme="majorBidi" w:eastAsiaTheme="majorEastAsia" w:hAnsiTheme="majorHAnsi"/>
      <w:color w:val="5A4E2F" w:themeColor="accent1" w:themeShade="80"/>
    </w:rPr>
  </w:style>
  <w:style w:type="character" w:styleId="Heading8Char" w:customStyle="1">
    <w:name w:val="Heading 8 Char"/>
    <w:basedOn w:val="DefaultParagraphFont"/>
    <w:link w:val="Heading8"/>
    <w:uiPriority w:val="9"/>
    <w:semiHidden/>
    <w:qFormat/>
    <w:rsid w:val="00e95b1a"/>
    <w:rPr>
      <w:rFonts w:ascii="Arial" w:hAnsi="Arial" w:eastAsia="" w:cs="" w:asciiTheme="majorHAnsi" w:cstheme="majorBidi" w:eastAsiaTheme="majorEastAsia" w:hAnsiTheme="majorHAnsi"/>
      <w:color w:val="5A4E2F" w:themeColor="accent2" w:themeShade="80"/>
      <w:sz w:val="21"/>
      <w:szCs w:val="21"/>
    </w:rPr>
  </w:style>
  <w:style w:type="character" w:styleId="Heading9Char" w:customStyle="1">
    <w:name w:val="Heading 9 Char"/>
    <w:basedOn w:val="DefaultParagraphFont"/>
    <w:link w:val="Heading9"/>
    <w:uiPriority w:val="9"/>
    <w:semiHidden/>
    <w:qFormat/>
    <w:rsid w:val="00e95b1a"/>
    <w:rPr>
      <w:rFonts w:ascii="Arial" w:hAnsi="Arial" w:eastAsia="" w:cs="" w:asciiTheme="majorHAnsi" w:cstheme="majorBidi" w:eastAsiaTheme="majorEastAsia" w:hAnsiTheme="majorHAnsi"/>
      <w:color w:val="5A4E2F" w:themeColor="accent6" w:themeShade="80"/>
    </w:rPr>
  </w:style>
  <w:style w:type="character" w:styleId="TitleChar" w:customStyle="1">
    <w:name w:val="Title Char"/>
    <w:basedOn w:val="DefaultParagraphFont"/>
    <w:link w:val="Title"/>
    <w:uiPriority w:val="10"/>
    <w:qFormat/>
    <w:rsid w:val="000b78e1"/>
    <w:rPr>
      <w:rFonts w:ascii="Calibri" w:hAnsi="Calibri" w:eastAsia="" w:cs="" w:cstheme="majorBidi" w:eastAsiaTheme="majorEastAsia"/>
      <w:spacing w:val="-10"/>
      <w:sz w:val="52"/>
      <w:szCs w:val="52"/>
    </w:rPr>
  </w:style>
  <w:style w:type="character" w:styleId="SubtitleChar" w:customStyle="1">
    <w:name w:val="Subtitle Char"/>
    <w:basedOn w:val="DefaultParagraphFont"/>
    <w:link w:val="Subtitle"/>
    <w:uiPriority w:val="11"/>
    <w:qFormat/>
    <w:rsid w:val="00d81319"/>
    <w:rPr>
      <w:rFonts w:ascii="Calibri" w:hAnsi="Calibri" w:eastAsia="" w:cs="" w:cstheme="majorBidi" w:eastAsiaTheme="majorEastAsia"/>
      <w:b/>
      <w:color w:val="000000" w:themeColor="text1"/>
    </w:rPr>
  </w:style>
  <w:style w:type="character" w:styleId="Strong">
    <w:name w:val="Strong"/>
    <w:basedOn w:val="DefaultParagraphFont"/>
    <w:uiPriority w:val="22"/>
    <w:qFormat/>
    <w:rsid w:val="006a1b19"/>
    <w:rPr>
      <w:rFonts w:ascii="Calibri" w:hAnsi="Calibri"/>
      <w:b/>
      <w:bCs/>
      <w:sz w:val="22"/>
    </w:rPr>
  </w:style>
  <w:style w:type="character" w:styleId="Emphasis">
    <w:name w:val="Emphasis"/>
    <w:basedOn w:val="DefaultParagraphFont"/>
    <w:uiPriority w:val="20"/>
    <w:qFormat/>
    <w:rsid w:val="00e95b1a"/>
    <w:rPr>
      <w:i/>
      <w:iCs/>
    </w:rPr>
  </w:style>
  <w:style w:type="character" w:styleId="QuoteChar" w:customStyle="1">
    <w:name w:val="Quote Char"/>
    <w:basedOn w:val="DefaultParagraphFont"/>
    <w:link w:val="Quote"/>
    <w:uiPriority w:val="29"/>
    <w:qFormat/>
    <w:rsid w:val="006a1b19"/>
    <w:rPr>
      <w:rFonts w:ascii="Calibri" w:hAnsi="Calibri"/>
      <w:i/>
      <w:iCs/>
      <w:color w:val="000000" w:themeColor="text1"/>
    </w:rPr>
  </w:style>
  <w:style w:type="character" w:styleId="IntenseQuoteChar" w:customStyle="1">
    <w:name w:val="Intense Quote Char"/>
    <w:basedOn w:val="DefaultParagraphFont"/>
    <w:link w:val="IntenseQuote"/>
    <w:uiPriority w:val="30"/>
    <w:qFormat/>
    <w:rsid w:val="00e95b1a"/>
    <w:rPr>
      <w:rFonts w:ascii="Arial" w:hAnsi="Arial" w:eastAsia="" w:cs="" w:asciiTheme="majorHAnsi" w:cstheme="majorBidi" w:eastAsiaTheme="majorEastAsia" w:hAnsiTheme="majorHAnsi"/>
      <w:color w:val="AE9A64" w:themeColor="accent1"/>
      <w:sz w:val="24"/>
      <w:szCs w:val="24"/>
    </w:rPr>
  </w:style>
  <w:style w:type="character" w:styleId="SubtleEmphasis">
    <w:name w:val="Subtle Emphasis"/>
    <w:basedOn w:val="DefaultParagraphFont"/>
    <w:uiPriority w:val="19"/>
    <w:qFormat/>
    <w:rsid w:val="003878ad"/>
    <w:rPr>
      <w:rFonts w:ascii="Calibri" w:hAnsi="Calibri"/>
      <w:i/>
      <w:iCs/>
      <w:color w:val="404040" w:themeColor="text1" w:themeTint="bf"/>
    </w:rPr>
  </w:style>
  <w:style w:type="character" w:styleId="IntenseEmphasis">
    <w:name w:val="Intense Emphasis"/>
    <w:basedOn w:val="DefaultParagraphFont"/>
    <w:uiPriority w:val="21"/>
    <w:qFormat/>
    <w:rsid w:val="006a1b19"/>
    <w:rPr>
      <w:rFonts w:ascii="Calibri Light" w:hAnsi="Calibri Light"/>
      <w:b w:val="false"/>
      <w:bCs w:val="false"/>
      <w:i/>
      <w:iCs/>
      <w:color w:val="auto"/>
    </w:rPr>
  </w:style>
  <w:style w:type="character" w:styleId="SubtleReference">
    <w:name w:val="Subtle Reference"/>
    <w:basedOn w:val="DefaultParagraphFont"/>
    <w:uiPriority w:val="31"/>
    <w:qFormat/>
    <w:rsid w:val="00e95b1a"/>
    <w:rPr>
      <w:smallCaps/>
      <w:color w:val="404040" w:themeColor="text1" w:themeTint="bf"/>
      <w:u w:val="single" w:color="7F7F7F"/>
    </w:rPr>
  </w:style>
  <w:style w:type="character" w:styleId="IntenseReference">
    <w:name w:val="Intense Reference"/>
    <w:basedOn w:val="DefaultParagraphFont"/>
    <w:uiPriority w:val="32"/>
    <w:qFormat/>
    <w:rsid w:val="00e95b1a"/>
    <w:rPr>
      <w:b/>
      <w:bCs/>
      <w:smallCaps/>
      <w:color w:val="AE9A64" w:themeColor="accent1"/>
      <w:spacing w:val="5"/>
      <w:u w:val="single"/>
    </w:rPr>
  </w:style>
  <w:style w:type="character" w:styleId="BookTitle">
    <w:name w:val="Book Title"/>
    <w:basedOn w:val="DefaultParagraphFont"/>
    <w:uiPriority w:val="33"/>
    <w:qFormat/>
    <w:rsid w:val="00e95b1a"/>
    <w:rPr>
      <w:b/>
      <w:bCs/>
      <w:smallCaps/>
    </w:rPr>
  </w:style>
  <w:style w:type="character" w:styleId="NoSpacingChar" w:customStyle="1">
    <w:name w:val="No Spacing Char"/>
    <w:basedOn w:val="DefaultParagraphFont"/>
    <w:link w:val="NoSpacing"/>
    <w:uiPriority w:val="1"/>
    <w:qFormat/>
    <w:rsid w:val="00e95b1a"/>
    <w:rPr/>
  </w:style>
  <w:style w:type="character" w:styleId="Annotationreference">
    <w:name w:val="annotation reference"/>
    <w:basedOn w:val="DefaultParagraphFont"/>
    <w:uiPriority w:val="99"/>
    <w:semiHidden/>
    <w:unhideWhenUsed/>
    <w:qFormat/>
    <w:rsid w:val="006c31d4"/>
    <w:rPr>
      <w:sz w:val="16"/>
      <w:szCs w:val="16"/>
    </w:rPr>
  </w:style>
  <w:style w:type="character" w:styleId="CommentTextChar" w:customStyle="1">
    <w:name w:val="Comment Text Char"/>
    <w:basedOn w:val="DefaultParagraphFont"/>
    <w:link w:val="Annotationtext"/>
    <w:uiPriority w:val="99"/>
    <w:semiHidden/>
    <w:qFormat/>
    <w:rsid w:val="006c31d4"/>
    <w:rPr>
      <w:rFonts w:ascii="Calibri Light" w:hAnsi="Calibri Light"/>
      <w:color w:val="000000" w:themeColor="text1"/>
      <w:sz w:val="20"/>
      <w:szCs w:val="20"/>
    </w:rPr>
  </w:style>
  <w:style w:type="character" w:styleId="CommentSubjectChar" w:customStyle="1">
    <w:name w:val="Comment Subject Char"/>
    <w:basedOn w:val="CommentTextChar"/>
    <w:link w:val="Annotationsubject"/>
    <w:uiPriority w:val="99"/>
    <w:semiHidden/>
    <w:qFormat/>
    <w:rsid w:val="006c31d4"/>
    <w:rPr>
      <w:rFonts w:ascii="Calibri Light" w:hAnsi="Calibri Light"/>
      <w:b/>
      <w:bCs/>
      <w:color w:val="000000" w:themeColor="text1"/>
      <w:sz w:val="20"/>
      <w:szCs w:val="20"/>
    </w:rPr>
  </w:style>
  <w:style w:type="character" w:styleId="FootnoteTextChar" w:customStyle="1">
    <w:name w:val="Footnote Text Char"/>
    <w:basedOn w:val="DefaultParagraphFont"/>
    <w:link w:val="Footnote"/>
    <w:uiPriority w:val="99"/>
    <w:semiHidden/>
    <w:qFormat/>
    <w:rsid w:val="00313e6a"/>
    <w:rPr>
      <w:rFonts w:ascii="Arial" w:hAnsi="Arial" w:eastAsia="Arial" w:eastAsiaTheme="minorHAnsi"/>
      <w:sz w:val="20"/>
      <w:szCs w:val="20"/>
    </w:rPr>
  </w:style>
  <w:style w:type="character" w:styleId="FootnoteCharacters">
    <w:name w:val="Footnote Characters"/>
    <w:basedOn w:val="DefaultParagraphFont"/>
    <w:uiPriority w:val="99"/>
    <w:semiHidden/>
    <w:unhideWhenUsed/>
    <w:qFormat/>
    <w:rsid w:val="00313e6a"/>
    <w:rPr>
      <w:vertAlign w:val="superscript"/>
    </w:rPr>
  </w:style>
  <w:style w:type="character" w:styleId="FootnoteAnchor">
    <w:name w:val="Footnote Reference"/>
    <w:rPr>
      <w:vertAlign w:val="superscript"/>
    </w:rPr>
  </w:style>
  <w:style w:type="character" w:styleId="Highlight" w:customStyle="1">
    <w:name w:val="highlight"/>
    <w:basedOn w:val="DefaultParagraphFont"/>
    <w:qFormat/>
    <w:rsid w:val="00313e6a"/>
    <w:rPr/>
  </w:style>
  <w:style w:type="character" w:styleId="BodyTextChar" w:customStyle="1">
    <w:name w:val="Body Text Char"/>
    <w:basedOn w:val="DefaultParagraphFont"/>
    <w:semiHidden/>
    <w:qFormat/>
    <w:rsid w:val="00e94e93"/>
    <w:rPr>
      <w:rFonts w:ascii="Verdana" w:hAnsi="Verdana" w:eastAsia="Times New Roman" w:cs="Times New Roman"/>
      <w:sz w:val="20"/>
      <w:szCs w:val="20"/>
      <w:lang w:val="nl-NL" w:eastAsia="nl-NL"/>
    </w:rPr>
  </w:style>
  <w:style w:type="character" w:styleId="VisitedInternetLink">
    <w:name w:val="FollowedHyperlink"/>
    <w:basedOn w:val="DefaultParagraphFont"/>
    <w:uiPriority w:val="99"/>
    <w:semiHidden/>
    <w:unhideWhenUsed/>
    <w:rsid w:val="0048693a"/>
    <w:rPr>
      <w:color w:val="AE9A64" w:themeColor="followedHyperlink"/>
      <w:u w:val="single"/>
    </w:rPr>
  </w:style>
  <w:style w:type="character" w:styleId="Jobtitlewrapper" w:customStyle="1">
    <w:name w:val="job-title-wrapper"/>
    <w:basedOn w:val="DefaultParagraphFont"/>
    <w:qFormat/>
    <w:rsid w:val="00977ba9"/>
    <w:rPr/>
  </w:style>
  <w:style w:type="character" w:styleId="Jobtitle" w:customStyle="1">
    <w:name w:val="job-title"/>
    <w:basedOn w:val="DefaultParagraphFont"/>
    <w:qFormat/>
    <w:rsid w:val="00977ba9"/>
    <w:rPr/>
  </w:style>
  <w:style w:type="character" w:styleId="Companywrapper" w:customStyle="1">
    <w:name w:val="company-wrapper"/>
    <w:basedOn w:val="DefaultParagraphFont"/>
    <w:qFormat/>
    <w:rsid w:val="00977ba9"/>
    <w:rPr/>
  </w:style>
  <w:style w:type="character" w:styleId="Company" w:customStyle="1">
    <w:name w:val="company"/>
    <w:basedOn w:val="DefaultParagraphFont"/>
    <w:qFormat/>
    <w:rsid w:val="00977ba9"/>
    <w:rPr/>
  </w:style>
  <w:style w:type="character" w:styleId="Hdatecontainer" w:customStyle="1">
    <w:name w:val="h-date-container"/>
    <w:basedOn w:val="DefaultParagraphFont"/>
    <w:qFormat/>
    <w:rsid w:val="00977ba9"/>
    <w:rPr/>
  </w:style>
  <w:style w:type="character" w:styleId="Labelsgdtitelblok" w:customStyle="1">
    <w:name w:val="labelsgdtitelblok"/>
    <w:basedOn w:val="DefaultParagraphFont"/>
    <w:qFormat/>
    <w:rsid w:val="00d81319"/>
    <w:rPr/>
  </w:style>
  <w:style w:type="character" w:styleId="Kop1RomeinsChar" w:customStyle="1">
    <w:name w:val="Kop 1 Romeins Char"/>
    <w:basedOn w:val="Heading1Char"/>
    <w:link w:val="Kop1Romeins"/>
    <w:qFormat/>
    <w:rsid w:val="006f73fe"/>
    <w:rPr>
      <w:rFonts w:ascii="Calibri" w:hAnsi="Calibri" w:eastAsia="" w:cs="" w:cstheme="majorBidi" w:eastAsiaTheme="majorEastAsia"/>
      <w:b/>
      <w:color w:val="auto"/>
      <w:sz w:val="34"/>
      <w:szCs w:val="30"/>
    </w:rPr>
  </w:style>
  <w:style w:type="character" w:styleId="Kop2RomeinsChar" w:customStyle="1">
    <w:name w:val="Kop 2 Romeins Char"/>
    <w:basedOn w:val="Heading2Char"/>
    <w:link w:val="Kop2Romeins"/>
    <w:qFormat/>
    <w:rsid w:val="000b78e1"/>
    <w:rPr>
      <w:rFonts w:ascii="Calibri" w:hAnsi="Calibri" w:eastAsia="" w:cs="" w:cstheme="majorBidi" w:eastAsiaTheme="majorEastAsia"/>
      <w:b/>
      <w:color w:val="auto"/>
      <w:sz w:val="28"/>
      <w:szCs w:val="28"/>
    </w:rPr>
  </w:style>
  <w:style w:type="character" w:styleId="VetinkaderChar" w:customStyle="1">
    <w:name w:val="Vet in kader Char"/>
    <w:basedOn w:val="DefaultParagraphFont"/>
    <w:link w:val="Vetinkader"/>
    <w:qFormat/>
    <w:rsid w:val="00a357fe"/>
    <w:rPr>
      <w:rFonts w:ascii="Calibri Light" w:hAnsi="Calibri Light"/>
      <w:b/>
      <w:color w:val="000000" w:themeColor="text1"/>
      <w:sz w:val="24"/>
      <w:szCs w:val="24"/>
      <w:shd w:fill="DCFFC1" w:val="clear"/>
    </w:rPr>
  </w:style>
  <w:style w:type="character" w:styleId="PlaceholderText">
    <w:name w:val="Placeholder Text"/>
    <w:basedOn w:val="DefaultParagraphFont"/>
    <w:uiPriority w:val="99"/>
    <w:semiHidden/>
    <w:qFormat/>
    <w:rsid w:val="00343c01"/>
    <w:rPr>
      <w:color w:val="808080"/>
    </w:rPr>
  </w:style>
  <w:style w:type="character" w:styleId="EndnoteTextChar" w:customStyle="1">
    <w:name w:val="Endnote Text Char"/>
    <w:basedOn w:val="DefaultParagraphFont"/>
    <w:link w:val="Endnote"/>
    <w:uiPriority w:val="99"/>
    <w:semiHidden/>
    <w:qFormat/>
    <w:rsid w:val="000809dc"/>
    <w:rPr>
      <w:sz w:val="20"/>
      <w:szCs w:val="20"/>
    </w:rPr>
  </w:style>
  <w:style w:type="character" w:styleId="EndnoteCharacters">
    <w:name w:val="Endnote Characters"/>
    <w:basedOn w:val="DefaultParagraphFont"/>
    <w:uiPriority w:val="99"/>
    <w:semiHidden/>
    <w:unhideWhenUsed/>
    <w:qFormat/>
    <w:rsid w:val="000809dc"/>
    <w:rPr>
      <w:vertAlign w:val="superscript"/>
    </w:rPr>
  </w:style>
  <w:style w:type="character" w:styleId="EndnoteAnchor">
    <w:name w:val="Endnote Reference"/>
    <w:rPr>
      <w:vertAlign w:val="superscript"/>
    </w:rPr>
  </w:style>
  <w:style w:type="character" w:styleId="UnresolvedMention">
    <w:name w:val="Unresolved Mention"/>
    <w:basedOn w:val="DefaultParagraphFont"/>
    <w:uiPriority w:val="99"/>
    <w:semiHidden/>
    <w:unhideWhenUsed/>
    <w:qFormat/>
    <w:rsid w:val="00c020b3"/>
    <w:rPr>
      <w:color w:val="605E5C"/>
      <w:shd w:fill="E1DFDD" w:val="clear"/>
    </w:rPr>
  </w:style>
  <w:style w:type="character" w:styleId="IndexLink">
    <w:name w:val="Index Link"/>
    <w:qFormat/>
    <w:rPr/>
  </w:style>
  <w:style w:type="character" w:styleId="LineNumbering">
    <w:name w:val="Line Numbe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semiHidden/>
    <w:rsid w:val="00e94e93"/>
    <w:pPr>
      <w:spacing w:lineRule="auto" w:line="240" w:before="0" w:after="120"/>
    </w:pPr>
    <w:rPr>
      <w:rFonts w:ascii="Verdana" w:hAnsi="Verdana" w:eastAsia="Times New Roman" w:cs="Times New Roman"/>
      <w:color w:val="auto"/>
      <w:sz w:val="20"/>
      <w:szCs w:val="20"/>
      <w:lang w:val="nl-NL" w:eastAsia="nl-NL"/>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NormalWeb">
    <w:name w:val="Normal (Web)"/>
    <w:basedOn w:val="Normal"/>
    <w:uiPriority w:val="99"/>
    <w:unhideWhenUsed/>
    <w:qFormat/>
    <w:rsid w:val="00d03772"/>
    <w:pPr>
      <w:spacing w:lineRule="auto" w:line="240" w:beforeAutospacing="1" w:afterAutospacing="1"/>
    </w:pPr>
    <w:rPr>
      <w:rFonts w:ascii="Times New Roman" w:hAnsi="Times New Roman" w:cs="Times New Roman"/>
      <w:sz w:val="24"/>
      <w:szCs w:val="24"/>
      <w:lang w:eastAsia="nl-BE"/>
    </w:rPr>
  </w:style>
  <w:style w:type="paragraph" w:styleId="HeaderandFooter">
    <w:name w:val="Header and Footer"/>
    <w:basedOn w:val="Normal"/>
    <w:qFormat/>
    <w:pPr/>
    <w:rPr/>
  </w:style>
  <w:style w:type="paragraph" w:styleId="Header">
    <w:name w:val="Header"/>
    <w:basedOn w:val="Normal"/>
    <w:link w:val="HeaderChar"/>
    <w:uiPriority w:val="99"/>
    <w:unhideWhenUsed/>
    <w:rsid w:val="00b03c1b"/>
    <w:pPr>
      <w:tabs>
        <w:tab w:val="clear" w:pos="708"/>
        <w:tab w:val="center" w:pos="4536" w:leader="none"/>
        <w:tab w:val="right" w:pos="9072" w:leader="none"/>
      </w:tabs>
      <w:spacing w:lineRule="auto" w:line="240"/>
    </w:pPr>
    <w:rPr/>
  </w:style>
  <w:style w:type="paragraph" w:styleId="Footer">
    <w:name w:val="Footer"/>
    <w:basedOn w:val="Normal"/>
    <w:link w:val="FooterChar"/>
    <w:uiPriority w:val="99"/>
    <w:unhideWhenUsed/>
    <w:rsid w:val="00b03c1b"/>
    <w:pPr>
      <w:tabs>
        <w:tab w:val="clear" w:pos="708"/>
        <w:tab w:val="center" w:pos="4536" w:leader="none"/>
        <w:tab w:val="right" w:pos="9072" w:leader="none"/>
      </w:tabs>
      <w:spacing w:lineRule="auto" w:line="240"/>
    </w:pPr>
    <w:rPr/>
  </w:style>
  <w:style w:type="paragraph" w:styleId="ListParagraph">
    <w:name w:val="List Paragraph"/>
    <w:basedOn w:val="Normal"/>
    <w:uiPriority w:val="99"/>
    <w:qFormat/>
    <w:rsid w:val="00e95b1a"/>
    <w:pPr>
      <w:spacing w:before="0" w:after="220"/>
      <w:ind w:left="720" w:hanging="0"/>
      <w:contextualSpacing/>
    </w:pPr>
    <w:rPr/>
  </w:style>
  <w:style w:type="paragraph" w:styleId="BalloonText">
    <w:name w:val="Balloon Text"/>
    <w:basedOn w:val="Normal"/>
    <w:link w:val="BalloonTextChar"/>
    <w:uiPriority w:val="99"/>
    <w:semiHidden/>
    <w:unhideWhenUsed/>
    <w:qFormat/>
    <w:rsid w:val="008a6dcb"/>
    <w:pPr>
      <w:spacing w:lineRule="auto" w:line="240"/>
    </w:pPr>
    <w:rPr>
      <w:rFonts w:ascii="Tahoma" w:hAnsi="Tahoma" w:cs="Tahoma"/>
      <w:sz w:val="16"/>
      <w:szCs w:val="16"/>
    </w:rPr>
  </w:style>
  <w:style w:type="paragraph" w:styleId="Caption1">
    <w:name w:val="caption"/>
    <w:basedOn w:val="Normal"/>
    <w:next w:val="Normal"/>
    <w:uiPriority w:val="35"/>
    <w:unhideWhenUsed/>
    <w:qFormat/>
    <w:rsid w:val="006a1b19"/>
    <w:pPr>
      <w:spacing w:lineRule="auto" w:line="240"/>
    </w:pPr>
    <w:rPr>
      <w:bCs/>
      <w:i/>
      <w:color w:val="auto"/>
      <w:spacing w:val="6"/>
      <w:sz w:val="20"/>
    </w:rPr>
  </w:style>
  <w:style w:type="paragraph" w:styleId="Title">
    <w:name w:val="Title"/>
    <w:basedOn w:val="Normal"/>
    <w:next w:val="Normal"/>
    <w:link w:val="TitleChar"/>
    <w:uiPriority w:val="10"/>
    <w:qFormat/>
    <w:rsid w:val="000b78e1"/>
    <w:pPr>
      <w:spacing w:lineRule="auto" w:line="240" w:before="0" w:after="220"/>
      <w:contextualSpacing/>
    </w:pPr>
    <w:rPr>
      <w:rFonts w:ascii="Calibri" w:hAnsi="Calibri" w:eastAsia="" w:cs="" w:cstheme="majorBidi" w:eastAsiaTheme="majorEastAsia"/>
      <w:spacing w:val="-10"/>
      <w:sz w:val="52"/>
      <w:szCs w:val="52"/>
    </w:rPr>
  </w:style>
  <w:style w:type="paragraph" w:styleId="Subtitle">
    <w:name w:val="Subtitle"/>
    <w:basedOn w:val="Normal"/>
    <w:next w:val="Normal"/>
    <w:link w:val="SubtitleChar"/>
    <w:uiPriority w:val="11"/>
    <w:qFormat/>
    <w:rsid w:val="00d81319"/>
    <w:pPr>
      <w:spacing w:lineRule="auto" w:line="240"/>
    </w:pPr>
    <w:rPr>
      <w:rFonts w:ascii="Calibri" w:hAnsi="Calibri" w:eastAsia="" w:cs="" w:cstheme="majorBidi" w:eastAsiaTheme="majorEastAsia"/>
      <w:b/>
    </w:rPr>
  </w:style>
  <w:style w:type="paragraph" w:styleId="NoSpacing">
    <w:name w:val="No Spacing"/>
    <w:link w:val="NoSpacingChar"/>
    <w:uiPriority w:val="1"/>
    <w:qFormat/>
    <w:rsid w:val="00e95b1a"/>
    <w:pPr>
      <w:widowControl/>
      <w:bidi w:val="0"/>
      <w:spacing w:lineRule="auto" w:line="240" w:before="0" w:after="0"/>
      <w:jc w:val="left"/>
    </w:pPr>
    <w:rPr>
      <w:rFonts w:ascii="Arial" w:hAnsi="Arial" w:eastAsia="" w:cs="" w:cstheme="minorBidi" w:eastAsiaTheme="minorEastAsia"/>
      <w:color w:val="000000" w:themeColor="text1"/>
      <w:kern w:val="0"/>
      <w:sz w:val="22"/>
      <w:szCs w:val="22"/>
      <w:lang w:val="nl-BE" w:eastAsia="en-US" w:bidi="ar-SA"/>
    </w:rPr>
  </w:style>
  <w:style w:type="paragraph" w:styleId="Quote">
    <w:name w:val="Quote"/>
    <w:basedOn w:val="Normal"/>
    <w:next w:val="Normal"/>
    <w:link w:val="QuoteChar"/>
    <w:uiPriority w:val="29"/>
    <w:qFormat/>
    <w:rsid w:val="006a1b19"/>
    <w:pPr>
      <w:spacing w:before="120" w:after="220"/>
      <w:ind w:left="720" w:right="720" w:hanging="0"/>
    </w:pPr>
    <w:rPr>
      <w:rFonts w:ascii="Calibri" w:hAnsi="Calibri"/>
      <w:i/>
      <w:iCs/>
    </w:rPr>
  </w:style>
  <w:style w:type="paragraph" w:styleId="IntenseQuote">
    <w:name w:val="Intense Quote"/>
    <w:basedOn w:val="Normal"/>
    <w:next w:val="Normal"/>
    <w:link w:val="IntenseQuoteChar"/>
    <w:uiPriority w:val="30"/>
    <w:qFormat/>
    <w:rsid w:val="00e95b1a"/>
    <w:pPr>
      <w:spacing w:lineRule="auto" w:line="300" w:before="120" w:after="220"/>
      <w:ind w:left="576" w:right="576" w:hanging="0"/>
      <w:jc w:val="center"/>
    </w:pPr>
    <w:rPr>
      <w:rFonts w:ascii="Arial" w:hAnsi="Arial" w:eastAsia="" w:cs="" w:asciiTheme="majorHAnsi" w:cstheme="majorBidi" w:eastAsiaTheme="majorEastAsia" w:hAnsiTheme="majorHAnsi"/>
      <w:color w:val="AE9A64" w:themeColor="accent1"/>
      <w:sz w:val="24"/>
      <w:szCs w:val="24"/>
    </w:rPr>
  </w:style>
  <w:style w:type="paragraph" w:styleId="IndexHeading">
    <w:name w:val="Index Heading"/>
    <w:basedOn w:val="Heading"/>
    <w:pPr/>
    <w:rPr/>
  </w:style>
  <w:style w:type="paragraph" w:styleId="ContentsHeading">
    <w:name w:val="TOC Heading"/>
    <w:basedOn w:val="Heading1"/>
    <w:next w:val="Normal"/>
    <w:uiPriority w:val="39"/>
    <w:unhideWhenUsed/>
    <w:rsid w:val="00e95b1a"/>
    <w:pPr>
      <w:numPr>
        <w:ilvl w:val="0"/>
        <w:numId w:val="0"/>
      </w:numPr>
      <w:outlineLvl w:val="9"/>
    </w:pPr>
    <w:rPr/>
  </w:style>
  <w:style w:type="paragraph" w:styleId="Contents1">
    <w:name w:val="TOC 1"/>
    <w:basedOn w:val="Normal"/>
    <w:next w:val="Normal"/>
    <w:autoRedefine/>
    <w:uiPriority w:val="39"/>
    <w:unhideWhenUsed/>
    <w:rsid w:val="00e463f3"/>
    <w:pPr>
      <w:tabs>
        <w:tab w:val="clear" w:pos="708"/>
        <w:tab w:val="left" w:pos="440" w:leader="none"/>
        <w:tab w:val="right" w:pos="9062" w:leader="dot"/>
      </w:tabs>
      <w:spacing w:before="0" w:after="100"/>
    </w:pPr>
    <w:rPr>
      <w:b/>
    </w:rPr>
  </w:style>
  <w:style w:type="paragraph" w:styleId="Contents2">
    <w:name w:val="TOC 2"/>
    <w:basedOn w:val="Normal"/>
    <w:next w:val="Normal"/>
    <w:autoRedefine/>
    <w:uiPriority w:val="39"/>
    <w:unhideWhenUsed/>
    <w:rsid w:val="00b0776b"/>
    <w:pPr>
      <w:spacing w:before="0" w:after="100"/>
      <w:ind w:left="220" w:hanging="0"/>
    </w:pPr>
    <w:rPr/>
  </w:style>
  <w:style w:type="paragraph" w:styleId="Opsommingbullets" w:customStyle="1">
    <w:name w:val="Opsomming bullets"/>
    <w:basedOn w:val="ListParagraph"/>
    <w:qFormat/>
    <w:rsid w:val="006a1b19"/>
    <w:pPr>
      <w:numPr>
        <w:ilvl w:val="0"/>
        <w:numId w:val="15"/>
      </w:numPr>
      <w:ind w:left="851" w:hanging="284"/>
    </w:pPr>
    <w:rPr/>
  </w:style>
  <w:style w:type="paragraph" w:styleId="Opsommingnummering" w:customStyle="1">
    <w:name w:val="Opsomming nummering"/>
    <w:basedOn w:val="Opsommingbullets"/>
    <w:qFormat/>
    <w:rsid w:val="003878ad"/>
    <w:pPr>
      <w:numPr>
        <w:ilvl w:val="0"/>
        <w:numId w:val="16"/>
      </w:numPr>
      <w:ind w:left="992" w:hanging="284"/>
    </w:pPr>
    <w:rPr/>
  </w:style>
  <w:style w:type="paragraph" w:styleId="Annotationtext">
    <w:name w:val="annotation text"/>
    <w:basedOn w:val="Normal"/>
    <w:link w:val="CommentTextChar"/>
    <w:uiPriority w:val="99"/>
    <w:semiHidden/>
    <w:unhideWhenUsed/>
    <w:qFormat/>
    <w:rsid w:val="006c31d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c31d4"/>
    <w:pPr/>
    <w:rPr>
      <w:b/>
      <w:bCs/>
    </w:rPr>
  </w:style>
  <w:style w:type="paragraph" w:styleId="Contents3">
    <w:name w:val="TOC 3"/>
    <w:basedOn w:val="Normal"/>
    <w:next w:val="Normal"/>
    <w:autoRedefine/>
    <w:uiPriority w:val="39"/>
    <w:unhideWhenUsed/>
    <w:rsid w:val="00f335cc"/>
    <w:pPr>
      <w:spacing w:before="0" w:after="100"/>
      <w:ind w:left="440" w:hanging="0"/>
    </w:pPr>
    <w:rPr/>
  </w:style>
  <w:style w:type="paragraph" w:styleId="Default" w:customStyle="1">
    <w:name w:val="Default"/>
    <w:qFormat/>
    <w:rsid w:val="00de63ac"/>
    <w:pPr>
      <w:widowControl/>
      <w:bidi w:val="0"/>
      <w:spacing w:lineRule="auto" w:line="240" w:before="0" w:after="0"/>
      <w:jc w:val="left"/>
    </w:pPr>
    <w:rPr>
      <w:rFonts w:ascii="Calibri" w:hAnsi="Calibri" w:eastAsia="Arial" w:cs="Calibri" w:eastAsiaTheme="minorHAnsi"/>
      <w:color w:val="000000"/>
      <w:kern w:val="0"/>
      <w:sz w:val="24"/>
      <w:szCs w:val="24"/>
      <w:lang w:val="nl-BE" w:eastAsia="en-US" w:bidi="ar-SA"/>
    </w:rPr>
  </w:style>
  <w:style w:type="paragraph" w:styleId="Footnote">
    <w:name w:val="Footnote Text"/>
    <w:basedOn w:val="Normal"/>
    <w:link w:val="FootnoteTextChar"/>
    <w:uiPriority w:val="99"/>
    <w:semiHidden/>
    <w:unhideWhenUsed/>
    <w:rsid w:val="00313e6a"/>
    <w:pPr>
      <w:spacing w:lineRule="auto" w:line="240"/>
    </w:pPr>
    <w:rPr>
      <w:rFonts w:eastAsia="Arial" w:eastAsiaTheme="minorHAnsi"/>
      <w:color w:val="auto"/>
      <w:sz w:val="20"/>
      <w:szCs w:val="20"/>
    </w:rPr>
  </w:style>
  <w:style w:type="paragraph" w:styleId="Bibliography">
    <w:name w:val="Bibliography"/>
    <w:basedOn w:val="Normal"/>
    <w:next w:val="Normal"/>
    <w:uiPriority w:val="37"/>
    <w:unhideWhenUsed/>
    <w:qFormat/>
    <w:rsid w:val="00475d1e"/>
    <w:pPr/>
    <w:rPr/>
  </w:style>
  <w:style w:type="paragraph" w:styleId="Kop1Romeins" w:customStyle="1">
    <w:name w:val="Kop 1 Romeins"/>
    <w:basedOn w:val="Heading1"/>
    <w:link w:val="Kop1RomeinsChar"/>
    <w:qFormat/>
    <w:rsid w:val="006f73fe"/>
    <w:pPr>
      <w:numPr>
        <w:ilvl w:val="0"/>
        <w:numId w:val="17"/>
      </w:numPr>
    </w:pPr>
    <w:rPr/>
  </w:style>
  <w:style w:type="paragraph" w:styleId="Kop2Romeins" w:customStyle="1">
    <w:name w:val="Kop 2 Romeins"/>
    <w:link w:val="Kop2RomeinsChar"/>
    <w:qFormat/>
    <w:rsid w:val="000b78e1"/>
    <w:pPr>
      <w:widowControl/>
      <w:numPr>
        <w:ilvl w:val="0"/>
        <w:numId w:val="18"/>
      </w:numPr>
      <w:bidi w:val="0"/>
      <w:spacing w:lineRule="auto" w:line="259" w:before="0" w:after="160"/>
      <w:jc w:val="left"/>
    </w:pPr>
    <w:rPr>
      <w:rFonts w:ascii="Calibri" w:hAnsi="Calibri" w:eastAsia="" w:cs="" w:cstheme="majorBidi" w:eastAsiaTheme="majorEastAsia"/>
      <w:b/>
      <w:color w:val="000000"/>
      <w:kern w:val="0"/>
      <w:sz w:val="28"/>
      <w:szCs w:val="28"/>
      <w:lang w:val="nl-BE" w:eastAsia="en-US" w:bidi="ar-SA"/>
    </w:rPr>
  </w:style>
  <w:style w:type="paragraph" w:styleId="Vetinkader" w:customStyle="1">
    <w:name w:val="Vet in kader"/>
    <w:basedOn w:val="Normal"/>
    <w:link w:val="VetinkaderChar"/>
    <w:qFormat/>
    <w:rsid w:val="00a357fe"/>
    <w:pPr>
      <w:pBdr>
        <w:top w:val="single" w:sz="4" w:space="1" w:color="BFBFBF"/>
        <w:left w:val="single" w:sz="4" w:space="4" w:color="BFBFBF"/>
        <w:bottom w:val="single" w:sz="4" w:space="1" w:color="BFBFBF"/>
        <w:right w:val="single" w:sz="4" w:space="4" w:color="BFBFBF"/>
      </w:pBdr>
      <w:shd w:val="clear" w:color="auto" w:fill="DCFFC1"/>
    </w:pPr>
    <w:rPr>
      <w:b/>
      <w:sz w:val="24"/>
      <w:szCs w:val="24"/>
    </w:rPr>
  </w:style>
  <w:style w:type="paragraph" w:styleId="Endnote">
    <w:name w:val="Endnote Text"/>
    <w:basedOn w:val="Normal"/>
    <w:link w:val="EndnoteTextChar"/>
    <w:uiPriority w:val="99"/>
    <w:semiHidden/>
    <w:unhideWhenUsed/>
    <w:rsid w:val="000809dc"/>
    <w:pPr>
      <w:spacing w:before="0" w:after="0"/>
    </w:pPr>
    <w:rPr>
      <w:sz w:val="20"/>
      <w:szCs w:val="20"/>
    </w:rPr>
  </w:style>
  <w:style w:type="paragraph" w:styleId="Contents4">
    <w:name w:val="TOC 4"/>
    <w:basedOn w:val="Normal"/>
    <w:next w:val="Normal"/>
    <w:uiPriority w:val="39"/>
    <w:unhideWhenUsed/>
    <w:rsid w:val="46bd3aa5"/>
    <w:pPr>
      <w:spacing w:before="0" w:after="100"/>
      <w:ind w:left="66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06be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MediumShading1">
    <w:name w:val="Medium Shading 1"/>
    <w:basedOn w:val="TableNormal"/>
    <w:uiPriority w:val="63"/>
    <w:semiHidden/>
    <w:unhideWhenUsed/>
    <w:rsid w:val="007d3855"/>
    <w:pPr>
      <w:spacing w:after="0" w:line="240" w:lineRule="auto"/>
    </w:pPr>
    <w:rPr>
      <w:lang w:val="en-US" w:bidi="en-US"/>
      <w:szCs w:val="20"/>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beforeLines="0" w:after="0" w:afterLines="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beforeLines="0" w:after="0" w:afterLines="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Rastertabel41">
    <w:name w:val="Rastertabel 41"/>
    <w:basedOn w:val="TableNormal"/>
    <w:uiPriority w:val="49"/>
    <w:rsid w:val="008e5641"/>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TableNormal"/>
    <w:uiPriority w:val="46"/>
    <w:rsid w:val="00cd7d27"/>
    <w:pPr>
      <w:spacing w:after="0" w:line="240" w:lineRule="auto"/>
    </w:pPr>
    <w:rPr>
      <w:rFonts w:eastAsiaTheme="minorHAnsi"/>
    </w:rPr>
    <w:tblPr>
      <w:tblStyleRowBandSize w:val="1"/>
      <w:tblStyleColBandSize w:val="1"/>
      <w:tblBorders>
        <w:top w:val="single" w:color="DED6C0" w:themeColor="accent1" w:themeTint="66" w:sz="4" w:space="0"/>
        <w:left w:val="single" w:color="DED6C0" w:themeColor="accent1" w:themeTint="66" w:sz="4" w:space="0"/>
        <w:bottom w:val="single" w:color="DED6C0" w:themeColor="accent1" w:themeTint="66" w:sz="4" w:space="0"/>
        <w:right w:val="single" w:color="DED6C0" w:themeColor="accent1" w:themeTint="66" w:sz="4" w:space="0"/>
        <w:insideH w:val="single" w:color="DED6C0" w:themeColor="accent1" w:themeTint="66" w:sz="4" w:space="0"/>
        <w:insideV w:val="single" w:color="DED6C0" w:themeColor="accent1" w:themeTint="66" w:sz="4" w:space="0"/>
      </w:tblBorders>
    </w:tblPr>
    <w:tblStylePr w:type="firstRow">
      <w:rPr>
        <w:b/>
        <w:bCs/>
      </w:rPr>
      <w:tblPr/>
      <w:tcPr>
        <w:tcBorders>
          <w:bottom w:val="single" w:color="CEC2A1" w:themeColor="accent1" w:sz="12" w:space="0"/>
        </w:tcBorders>
      </w:tcPr>
    </w:tblStylePr>
    <w:tblStylePr w:type="lastRow">
      <w:rPr>
        <w:b/>
        <w:bCs/>
      </w:rPr>
      <w:tblPr/>
      <w:tcPr>
        <w:tcBorders>
          <w:top w:val="double" w:color="CEC2A1" w:themeColor="accent1" w:sz="2" w:space="0"/>
        </w:tcBorders>
      </w:tcPr>
    </w:tblStylePr>
    <w:tblStylePr w:type="firstCol">
      <w:rPr>
        <w:b/>
        <w:bCs/>
      </w:rPr>
      <w:tblPr/>
    </w:tblStylePr>
    <w:tblStylePr w:type="lastCol">
      <w:rPr>
        <w:b/>
        <w:bCs/>
      </w:rPr>
      <w:tblPr/>
    </w:tblStylePr>
  </w:style>
  <w:style w:type="table" w:customStyle="1" w:styleId="Rastertabel1licht-Accent51">
    <w:name w:val="Rastertabel 1 licht - Accent 51"/>
    <w:basedOn w:val="TableNormal"/>
    <w:uiPriority w:val="46"/>
    <w:rsid w:val="00cd7d27"/>
    <w:pPr>
      <w:spacing w:after="0" w:line="240" w:lineRule="auto"/>
    </w:pPr>
    <w:tblPr>
      <w:tblStyleRowBandSize w:val="1"/>
      <w:tblStyleColBandSize w:val="1"/>
      <w:tblBorders>
        <w:top w:val="single" w:color="DED6C0" w:themeColor="accent5" w:themeTint="66" w:sz="4" w:space="0"/>
        <w:left w:val="single" w:color="DED6C0" w:themeColor="accent5" w:themeTint="66" w:sz="4" w:space="0"/>
        <w:bottom w:val="single" w:color="DED6C0" w:themeColor="accent5" w:themeTint="66" w:sz="4" w:space="0"/>
        <w:right w:val="single" w:color="DED6C0" w:themeColor="accent5" w:themeTint="66" w:sz="4" w:space="0"/>
        <w:insideH w:val="single" w:color="DED6C0" w:themeColor="accent5" w:themeTint="66" w:sz="4" w:space="0"/>
        <w:insideV w:val="single" w:color="DED6C0" w:themeColor="accent5" w:themeTint="66" w:sz="4" w:space="0"/>
      </w:tblBorders>
    </w:tblPr>
    <w:tblStylePr w:type="firstRow">
      <w:rPr>
        <w:b/>
        <w:bCs/>
      </w:rPr>
      <w:tblPr/>
      <w:tcPr>
        <w:tcBorders>
          <w:bottom w:val="single" w:color="CEC2A1" w:themeColor="accent5" w:sz="12" w:space="0"/>
        </w:tcBorders>
      </w:tcPr>
    </w:tblStylePr>
    <w:tblStylePr w:type="lastRow">
      <w:rPr>
        <w:b/>
        <w:bCs/>
      </w:rPr>
      <w:tblPr/>
      <w:tcPr>
        <w:tcBorders>
          <w:top w:val="double" w:color="CEC2A1" w:themeColor="accent5" w:sz="2" w:space="0"/>
        </w:tcBorders>
      </w:tcPr>
    </w:tblStylePr>
    <w:tblStylePr w:type="firstCol">
      <w:rPr>
        <w:b/>
        <w:bCs/>
      </w:rPr>
      <w:tblPr/>
    </w:tblStylePr>
    <w:tblStylePr w:type="lastCol">
      <w:rPr>
        <w:b/>
        <w:bCs/>
      </w:rPr>
      <w:tblPr/>
    </w:tblStylePr>
  </w:style>
  <w:style w:type="table" w:customStyle="1" w:styleId="Rastertabel1licht-Accent41">
    <w:name w:val="Rastertabel 1 licht - Accent 41"/>
    <w:basedOn w:val="TableNormal"/>
    <w:uiPriority w:val="46"/>
    <w:rsid w:val="00cd7d27"/>
    <w:pPr>
      <w:spacing w:after="0" w:line="240" w:lineRule="auto"/>
    </w:pPr>
    <w:tblPr>
      <w:tblStyleRowBandSize w:val="1"/>
      <w:tblStyleColBandSize w:val="1"/>
      <w:tblBorders>
        <w:top w:val="single" w:color="DED6C0" w:themeColor="accent4" w:themeTint="66" w:sz="4" w:space="0"/>
        <w:left w:val="single" w:color="DED6C0" w:themeColor="accent4" w:themeTint="66" w:sz="4" w:space="0"/>
        <w:bottom w:val="single" w:color="DED6C0" w:themeColor="accent4" w:themeTint="66" w:sz="4" w:space="0"/>
        <w:right w:val="single" w:color="DED6C0" w:themeColor="accent4" w:themeTint="66" w:sz="4" w:space="0"/>
        <w:insideH w:val="single" w:color="DED6C0" w:themeColor="accent4" w:themeTint="66" w:sz="4" w:space="0"/>
        <w:insideV w:val="single" w:color="DED6C0" w:themeColor="accent4" w:themeTint="66" w:sz="4" w:space="0"/>
      </w:tblBorders>
    </w:tblPr>
    <w:tblStylePr w:type="firstRow">
      <w:rPr>
        <w:b/>
        <w:bCs/>
      </w:rPr>
      <w:tblPr/>
      <w:tcPr>
        <w:tcBorders>
          <w:bottom w:val="single" w:color="CEC2A1" w:themeColor="accent4" w:sz="12" w:space="0"/>
        </w:tcBorders>
      </w:tcPr>
    </w:tblStylePr>
    <w:tblStylePr w:type="lastRow">
      <w:rPr>
        <w:b/>
        <w:bCs/>
      </w:rPr>
      <w:tblPr/>
      <w:tcPr>
        <w:tcBorders>
          <w:top w:val="double" w:color="CEC2A1" w:themeColor="accent4" w:sz="2" w:space="0"/>
        </w:tcBorders>
      </w:tcPr>
    </w:tblStylePr>
    <w:tblStylePr w:type="firstCol">
      <w:rPr>
        <w:b/>
        <w:bCs/>
      </w:rPr>
      <w:tblPr/>
    </w:tblStylePr>
    <w:tblStylePr w:type="lastCol">
      <w:rPr>
        <w:b/>
        <w:bCs/>
      </w:rPr>
      <w:tblPr/>
    </w:tblStylePr>
  </w:style>
  <w:style w:type="table" w:styleId="TableSimple3">
    <w:name w:val="Table Simple 3"/>
    <w:basedOn w:val="TableNormal"/>
    <w:rsid w:val="00313e6a"/>
    <w:pPr>
      <w:spacing w:after="0" w:line="280" w:lineRule="atLeast"/>
    </w:pPr>
    <w:rPr>
      <w:lang w:eastAsia="nl-BE"/>
      <w:sz w:val="20"/>
      <w:szCs w:val="20"/>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GridTable1Light-Accent5">
    <w:name w:val="Grid Table 1 Light Accent 5"/>
    <w:basedOn w:val="TableNormal"/>
    <w:uiPriority w:val="46"/>
    <w:rsid w:val="00f50265"/>
    <w:pPr>
      <w:spacing w:after="0" w:line="240" w:lineRule="auto"/>
    </w:pPr>
    <w:tblPr>
      <w:tblStyleRowBandSize w:val="1"/>
      <w:tblStyleColBandSize w:val="1"/>
      <w:tblBorders>
        <w:top w:val="single" w:color="DED6C0" w:themeColor="accent5" w:themeTint="66" w:sz="4" w:space="0"/>
        <w:left w:val="single" w:color="DED6C0" w:themeColor="accent5" w:themeTint="66" w:sz="4" w:space="0"/>
        <w:bottom w:val="single" w:color="DED6C0" w:themeColor="accent5" w:themeTint="66" w:sz="4" w:space="0"/>
        <w:right w:val="single" w:color="DED6C0" w:themeColor="accent5" w:themeTint="66" w:sz="4" w:space="0"/>
        <w:insideH w:val="single" w:color="DED6C0" w:themeColor="accent5" w:themeTint="66" w:sz="4" w:space="0"/>
        <w:insideV w:val="single" w:color="DED6C0" w:themeColor="accent5" w:themeTint="66" w:sz="4" w:space="0"/>
      </w:tblBorders>
    </w:tblPr>
    <w:tblStylePr w:type="firstRow">
      <w:rPr>
        <w:b/>
        <w:bCs/>
      </w:rPr>
      <w:tblPr/>
      <w:tcPr>
        <w:tcBorders>
          <w:bottom w:val="single" w:color="CEC2A1" w:themeColor="accent5" w:sz="12" w:space="0"/>
        </w:tcBorders>
      </w:tcPr>
    </w:tblStylePr>
    <w:tblStylePr w:type="lastRow">
      <w:rPr>
        <w:b/>
        <w:bCs/>
      </w:rPr>
      <w:tblPr/>
      <w:tcPr>
        <w:tcBorders>
          <w:top w:val="double" w:color="CEC2A1" w:themeColor="accent5" w:sz="2" w:space="0"/>
        </w:tcBorders>
      </w:tcPr>
    </w:tblStylePr>
    <w:tblStylePr w:type="firstCol">
      <w:rPr>
        <w:b/>
        <w:bCs/>
      </w:rPr>
      <w:tblPr/>
    </w:tblStylePr>
    <w:tblStylePr w:type="lastCol">
      <w:rPr>
        <w:b/>
        <w:bCs/>
      </w:rPr>
      <w:tblPr/>
    </w:tblStylePr>
  </w:style>
  <w:style w:type="table" w:styleId="TableGridLight">
    <w:name w:val="Grid Table Light"/>
    <w:basedOn w:val="TableNormal"/>
    <w:uiPriority w:val="40"/>
    <w:rsid w:val="00d81319"/>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yperlink" Target="https://www.datadoghq.com/blog/autoscaling-custom-metrics/" TargetMode="External"/><Relationship Id="rId16" Type="http://schemas.openxmlformats.org/officeDocument/2006/relationships/hyperlink" Target="https://consensus.app/questions/metrics-best-autoscaling-kubernetes/" TargetMode="External"/><Relationship Id="rId17" Type="http://schemas.openxmlformats.org/officeDocument/2006/relationships/hyperlink" Target="https://medium.com/@lawaladekunle/autoscaling-in-aws-with-memory-metrics-c21158176b3d" TargetMode="External"/><Relationship Id="rId18" Type="http://schemas.openxmlformats.org/officeDocument/2006/relationships/hyperlink" Target="https://datadog.criticalcloud.ai/custom-metrics-vs-standard-metrics-cost-comparison/" TargetMode="External"/><Relationship Id="rId19" Type="http://schemas.openxmlformats.org/officeDocument/2006/relationships/hyperlink" Target="https://www.datadoghq.com/blog/autoscaling-custom-metrics/" TargetMode="External"/><Relationship Id="rId20" Type="http://schemas.openxmlformats.org/officeDocument/2006/relationships/hyperlink" Target="https://docs.datadoghq.com/" TargetMode="External"/><Relationship Id="rId21" Type="http://schemas.openxmlformats.org/officeDocument/2006/relationships/hyperlink" Target="https://www.finout.io/blog/what-is-datadog" TargetMode="External"/><Relationship Id="rId22" Type="http://schemas.openxmlformats.org/officeDocument/2006/relationships/hyperlink" Target="https://hydrolix.io/glossary/autoscaling/" TargetMode="External"/><Relationship Id="rId23" Type="http://schemas.openxmlformats.org/officeDocument/2006/relationships/hyperlink" Target="https://medium.com/@averageguymedianow/how-to-use-datadog-on-aws-and-how-to-better-automate-it-cd073ebf7998" TargetMode="External"/><Relationship Id="rId24" Type="http://schemas.openxmlformats.org/officeDocument/2006/relationships/hyperlink" Target="https://blog.devops.dev/monitors-and-dashboards-in-datadog-8dd1ef12aa21" TargetMode="External"/><Relationship Id="rId25" Type="http://schemas.openxmlformats.org/officeDocument/2006/relationships/hyperlink" Target="https://docs.datadoghq.com/monitors/types/metric/?tab=threshold" TargetMode="External"/><Relationship Id="rId26" Type="http://schemas.openxmlformats.org/officeDocument/2006/relationships/hyperlink" Target="https://www.datadoghq.com/blog/autoscaling-custom-metrics/" TargetMode="External"/><Relationship Id="rId27" Type="http://schemas.openxmlformats.org/officeDocument/2006/relationships/hyperlink" Target="https://datadog.criticalcloud.ai/custom-metrics-vs-standard-metrics-cost-comparison/" TargetMode="External"/><Relationship Id="rId28" Type="http://schemas.openxmlformats.org/officeDocument/2006/relationships/hyperlink" Target="https://www.crowdstrike.com/en-us/cybersecurity-101/cloud-security/cloud-monitoring/" TargetMode="External"/><Relationship Id="rId29" Type="http://schemas.openxmlformats.org/officeDocument/2006/relationships/hyperlink" Target="https://www.techtarget.com/searchcloudcomputing/feature/Best-practices-for-defining-a-cloud-monitoring-strategy" TargetMode="External"/><Relationship Id="rId30" Type="http://schemas.openxmlformats.org/officeDocument/2006/relationships/hyperlink" Target="https://www.ibm.com/think/insights/observability-pillars" TargetMode="External"/><Relationship Id="rId31" Type="http://schemas.openxmlformats.org/officeDocument/2006/relationships/hyperlink" Target="https://docs.datadoghq.com/extend/dogstatsd/?tab=hostagent" TargetMode="External"/><Relationship Id="rId32" Type="http://schemas.openxmlformats.org/officeDocument/2006/relationships/header" Target="header1.xml"/><Relationship Id="rId33" Type="http://schemas.openxmlformats.org/officeDocument/2006/relationships/header" Target="header2.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Relationship Id="rId41" Type="http://schemas.openxmlformats.org/officeDocument/2006/relationships/customXml" Target="../customXml/item2.xml"/><Relationship Id="rId42" Type="http://schemas.openxmlformats.org/officeDocument/2006/relationships/customXml" Target="../customXml/item3.xml"/><Relationship Id="rId43"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jpeg"/>
</Relationships>
</file>

<file path=word/theme/theme1.xml><?xml version="1.0" encoding="utf-8"?>
<a:theme xmlns:a="http://schemas.openxmlformats.org/drawingml/2006/main" xmlns:r="http://schemas.openxmlformats.org/officeDocument/2006/relationships" xmlns:thm15="http://schemas.microsoft.com/office/thememl/2012/main" name="Integraal">
  <a:themeElements>
    <a:clrScheme name="PXL">
      <a:dk1>
        <a:srgbClr val="000000"/>
      </a:dk1>
      <a:lt1>
        <a:srgbClr val="FFFFFF"/>
      </a:lt1>
      <a:dk2>
        <a:srgbClr val="000000"/>
      </a:dk2>
      <a:lt2>
        <a:srgbClr val="FFFFFF"/>
      </a:lt2>
      <a:accent1>
        <a:srgbClr val="AE9A64"/>
      </a:accent1>
      <a:accent2>
        <a:srgbClr val="AE9A64"/>
      </a:accent2>
      <a:accent3>
        <a:srgbClr val="AE9A64"/>
      </a:accent3>
      <a:accent4>
        <a:srgbClr val="AE9A64"/>
      </a:accent4>
      <a:accent5>
        <a:srgbClr val="AE9A64"/>
      </a:accent5>
      <a:accent6>
        <a:srgbClr val="AE9A64"/>
      </a:accent6>
      <a:hlink>
        <a:srgbClr val="AE9A64"/>
      </a:hlink>
      <a:folHlink>
        <a:srgbClr val="AE9A64"/>
      </a:folHlink>
    </a:clrScheme>
    <a:fontScheme name="PXL">
      <a:majorFont>
        <a:latin typeface="Arial"/>
        <a:ea typeface=""/>
        <a:cs typeface=""/>
      </a:majorFont>
      <a:minorFont>
        <a:latin typeface="Arial"/>
        <a:ea typeface=""/>
        <a:cs typeface=""/>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name="Integral" id="{3577F8C9-A904-41D8-97D2-FD898F53F20E}" vid="{682D6EBE-8D36-4FF2-9DB3-F3D8D7B6715D}"/>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E7381143AAD349A22E57E6FE98C367" ma:contentTypeVersion="11" ma:contentTypeDescription="Een nieuw document maken." ma:contentTypeScope="" ma:versionID="2be3a842ef7c630b4351f94da1792a55">
  <xsd:schema xmlns:xsd="http://www.w3.org/2001/XMLSchema" xmlns:xs="http://www.w3.org/2001/XMLSchema" xmlns:p="http://schemas.microsoft.com/office/2006/metadata/properties" xmlns:ns2="c3a56107-9d83-43ac-be38-eb9cc766a172" xmlns:ns3="4c36c0fe-86f9-4b3a-8b04-f127ac6db8f9" targetNamespace="http://schemas.microsoft.com/office/2006/metadata/properties" ma:root="true" ma:fieldsID="dd90db15664b15c63913f2dadb0e6b32" ns2:_="" ns3:_="">
    <xsd:import namespace="c3a56107-9d83-43ac-be38-eb9cc766a172"/>
    <xsd:import namespace="4c36c0fe-86f9-4b3a-8b04-f127ac6db8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a56107-9d83-43ac-be38-eb9cc766a1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68e7a3b4-719f-41bf-b6a2-2196479b428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36c0fe-86f9-4b3a-8b04-f127ac6db8f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ed9bc99-8c35-4e57-8e5d-5d627d7aa122}" ma:internalName="TaxCatchAll" ma:showField="CatchAllData" ma:web="4c36c0fe-86f9-4b3a-8b04-f127ac6db8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c36c0fe-86f9-4b3a-8b04-f127ac6db8f9" xsi:nil="true"/>
    <lcf76f155ced4ddcb4097134ff3c332f xmlns="c3a56107-9d83-43ac-be38-eb9cc766a17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Rei12</b:Tag>
    <b:SourceType>Book</b:SourceType>
    <b:Guid>{6635B26A-DA78-435B-97A5-33FE652F9795}</b:Guid>
    <b:Author>
      <b:Author>
        <b:NameList>
          <b:Person>
            <b:Last>Reints</b:Last>
            <b:First>Arno</b:First>
          </b:Person>
          <b:Person>
            <b:Last>Wilkens</b:Last>
            <b:First>H.</b:First>
          </b:Person>
        </b:NameList>
      </b:Author>
    </b:Author>
    <b:Title>Wat bepaalt de kwaliteit van digitaal leermateriaal</b:Title>
    <b:Year>2012</b:Year>
    <b:URL>http://4w.kennisnet.nl/artikelen/2013/02/13/wat-bepaalt-de-kwaliteit-van-digitaal-leermateriaa/</b:URL>
    <b:Publisher>Weten Wat Werkt en Waarom</b:Publisher>
    <b:Edition>nummer 1</b:Edition>
    <b:RefOrder>9</b:RefOrder>
  </b:Source>
  <b:Source>
    <b:Tag>Rei02</b:Tag>
    <b:SourceType>Book</b:SourceType>
    <b:Guid>{3B6B5773-523F-4FE7-A4AC-0517F69E7997}</b:Guid>
    <b:Author>
      <b:Author>
        <b:NameList>
          <b:Person>
            <b:Last>Reints</b:Last>
            <b:First>A.J.C.</b:First>
          </b:Person>
        </b:NameList>
      </b:Author>
    </b:Author>
    <b:Title>A framework for assesing the quality of learning materials. In: Selander, S., Tholey,M. &amp; Lorentzen, S (eds.) </b:Title>
    <b:Year>2002</b:Year>
    <b:City>Stockholm</b:City>
    <b:Publisher>New Educational Press</b:Publisher>
    <b:RefOrder>6</b:RefOrder>
  </b:Source>
  <b:Source>
    <b:Tag>Pen08</b:Tag>
    <b:SourceType>Book</b:SourceType>
    <b:Guid>{4DCA13C7-A641-42DD-BF0D-94B621A1D8A9}</b:Guid>
    <b:Author>
      <b:Author>
        <b:NameList>
          <b:Person>
            <b:Last>Pennings</b:Last>
            <b:First>L.</b:First>
          </b:Person>
          <b:Person>
            <b:Last>Esmeijer</b:Last>
            <b:First>J.</b:First>
          </b:Person>
          <b:Person>
            <b:Last>Leendertse</b:Last>
            <b:First>M.</b:First>
          </b:Person>
        </b:NameList>
      </b:Author>
    </b:Author>
    <b:Title>TNO Rapport Leermiddelen voor de 21e eeuw – Eindrapport</b:Title>
    <b:Year>2008</b:Year>
    <b:URL>http://www.onderwijsraad.nl/upload/publicaties/274/documenten/leermiddelen_voor_de_21e_eeuw.pdf</b:URL>
    <b:RefOrder>5</b:RefOrder>
  </b:Source>
  <b:Source>
    <b:Tag>Ele93</b:Tag>
    <b:SourceType>Book</b:SourceType>
    <b:Guid>{305720D1-9A33-4DFD-A1E0-53FA02D72A35}</b:Guid>
    <b:Author>
      <b:Author>
        <b:NameList>
          <b:Person>
            <b:Last>Elen</b:Last>
            <b:First>J.</b:First>
          </b:Person>
        </b:NameList>
      </b:Author>
    </b:Author>
    <b:Title>Beoordelen van opleidingsmateriaal. Enkele theoretische bedenkingen. In Opleiding en Ontwikkeling, 9, 13-17.</b:Title>
    <b:Year>1993</b:Year>
    <b:RefOrder>8</b:RefOrder>
  </b:Source>
  <b:Source>
    <b:Tag>Cle05</b:Tag>
    <b:SourceType>Book</b:SourceType>
    <b:Guid>{9532591A-058B-4C5D-BFE6-95401486BA2D}</b:Guid>
    <b:Author>
      <b:Author>
        <b:NameList>
          <b:Person>
            <b:Last>Clement</b:Last>
            <b:First>M.</b:First>
          </b:Person>
          <b:Person>
            <b:Last>Laga</b:Last>
            <b:First>L.</b:First>
            <b:Middle>(Eds.)</b:Middle>
          </b:Person>
        </b:NameList>
      </b:Author>
    </b:Author>
    <b:Title>Steekkaarten doceerpraktijk – steekkaart studiemateriaal</b:Title>
    <b:Year>2005</b:Year>
    <b:City>Antwerpen-Apeldoorn</b:City>
    <b:Publisher>Garant</b:Publisher>
    <b:RefOrder>1</b:RefOrder>
  </b:Source>
  <b:Source>
    <b:Tag>Bun</b:Tag>
    <b:SourceType>Book</b:SourceType>
    <b:Guid>{7CA54680-4564-426F-B8C1-BA3BCD3D9339}</b:Guid>
    <b:Author>
      <b:Author>
        <b:NameList>
          <b:Person>
            <b:Last>Bunnik-Tibbe</b:Last>
            <b:First>P</b:First>
          </b:Person>
        </b:NameList>
      </b:Author>
    </b:Author>
    <b:Year>2008</b:Year>
    <b:Title>Kenmerken van leerfuncties binnen onderwijsleermiddelen - ontwikkeling en toetsing van een instrument voor de beoordeling van leermiddelen</b:Title>
    <b:YearAccessed>2014</b:YearAccessed>
    <b:MonthAccessed>januari</b:MonthAccessed>
    <b:URL>http://essay.utwente.nl/58183/1/scriptie_P_Tibbe.pdf</b:URL>
    <b:DayAccessed>9</b:DayAccessed>
    <b:RefOrder>3</b:RefOrder>
  </b:Source>
  <b:Source>
    <b:Tag>Ban12</b:Tag>
    <b:SourceType>Book</b:SourceType>
    <b:Guid>{275E22EC-B871-47A0-B936-6548EAC00602}</b:Guid>
    <b:Author>
      <b:Author>
        <b:NameList>
          <b:Person>
            <b:Last>Banens</b:Last>
            <b:First>M</b:First>
          </b:Person>
          <b:Person>
            <b:Last>Wilkens</b:Last>
            <b:First>A</b:First>
          </b:Person>
        </b:NameList>
      </b:Author>
    </b:Author>
    <b:Title>De Verleiding Weerstaan</b:Title>
    <b:Year>2012</b:Year>
    <b:Publisher>Bohn Stafleu van Loghum</b:Publisher>
    <b:RefOrder>4</b:RefOrder>
  </b:Source>
  <b:Source>
    <b:Tag>deV09</b:Tag>
    <b:SourceType>Book</b:SourceType>
    <b:Guid>{D76F52F8-7E21-44BE-85A3-FE63160731BB}</b:Guid>
    <b:Author>
      <b:Author>
        <b:NameList>
          <b:Person>
            <b:Last>de Valk</b:Last>
            <b:First>Stephan</b:First>
          </b:Person>
        </b:NameList>
      </b:Author>
    </b:Author>
    <b:Title>Wijs met Wikiwijs - reactie van de Groep Educatie Uitgeverijen op de brief van de minister van 7 april 2009 betreffende Stimulering open leermiddelen.</b:Title>
    <b:Year>2009</b:Year>
    <b:RefOrder>2</b:RefOrder>
  </b:Source>
  <b:Source>
    <b:Tag>van03</b:Tag>
    <b:SourceType>Book</b:SourceType>
    <b:Guid>{08E8CFA7-F8DB-4040-BF0A-896E4D8051AA}</b:Guid>
    <b:Author>
      <b:Author>
        <b:NameList>
          <b:Person>
            <b:Last>van den Akker</b:Last>
            <b:First>J</b:First>
          </b:Person>
        </b:NameList>
      </b:Author>
    </b:Author>
    <b:Title> Curriculum perspectives: An introduction. In J. van den Akker, W. Kuiper &amp; U. Hameyer (Eds.)</b:Title>
    <b:Year>2003</b:Year>
    <b:City>Dordrecht</b:City>
    <b:Publisher>Kluwer Academic Publishers</b:Publisher>
    <b:RefOrder>7</b:RefOrder>
  </b:Source>
  <b:Source>
    <b:Tag>Uba12</b:Tag>
    <b:SourceType>Book</b:SourceType>
    <b:Guid>{FFB7CB57-D28E-4667-B699-78ECF422987E}</b:Guid>
    <b:Title>Quality Assessment for E-learning: a Benchmarking Approach</b:Title>
    <b:Year>2012</b:Year>
    <b:City>Heerlen</b:City>
    <b:Publisher>EADTU</b:Publisher>
    <b:Author>
      <b:Author>
        <b:NameList>
          <b:Person>
            <b:Last>Ubachs</b:Last>
            <b:First>G</b:First>
          </b:Person>
          <b:Person>
            <b:Last>Williams</b:Last>
            <b:First>K</b:First>
          </b:Person>
          <b:Person>
            <b:Last>Kear</b:Last>
            <b:First>K</b:First>
          </b:Person>
          <b:Person>
            <b:Last>Rosewell</b:Last>
            <b:First>J</b:First>
          </b:Person>
        </b:NameList>
      </b:Author>
    </b:Author>
    <b:RefOrder>10</b:RefOrder>
  </b:Source>
</b:Sources>
</file>

<file path=customXml/itemProps1.xml><?xml version="1.0" encoding="utf-8"?>
<ds:datastoreItem xmlns:ds="http://schemas.openxmlformats.org/officeDocument/2006/customXml" ds:itemID="{82F2640D-6DAB-4ADD-A5D5-B54F08600C32}">
  <ds:schemaRefs>
    <ds:schemaRef ds:uri="http://schemas.microsoft.com/sharepoint/v3/contenttype/forms"/>
  </ds:schemaRefs>
</ds:datastoreItem>
</file>

<file path=customXml/itemProps2.xml><?xml version="1.0" encoding="utf-8"?>
<ds:datastoreItem xmlns:ds="http://schemas.openxmlformats.org/officeDocument/2006/customXml" ds:itemID="{C6D40C46-793A-4EEB-A828-900143DB67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a56107-9d83-43ac-be38-eb9cc766a172"/>
    <ds:schemaRef ds:uri="4c36c0fe-86f9-4b3a-8b04-f127ac6db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A7E2F-24F8-43D2-90D7-4C4F98882F03}">
  <ds:schemaRefs>
    <ds:schemaRef ds:uri="http://schemas.microsoft.com/office/2006/metadata/properties"/>
    <ds:schemaRef ds:uri="http://schemas.microsoft.com/office/infopath/2007/PartnerControls"/>
    <ds:schemaRef ds:uri="4c36c0fe-86f9-4b3a-8b04-f127ac6db8f9"/>
    <ds:schemaRef ds:uri="c3a56107-9d83-43ac-be38-eb9cc766a172"/>
  </ds:schemaRefs>
</ds:datastoreItem>
</file>

<file path=customXml/itemProps4.xml><?xml version="1.0" encoding="utf-8"?>
<ds:datastoreItem xmlns:ds="http://schemas.openxmlformats.org/officeDocument/2006/customXml" ds:itemID="{52B81201-F1DD-4033-87EA-C360C6115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LibreOffice/7.4.1.2$Windows_X86_64 LibreOffice_project/3c58a8f3a960df8bc8fd77b461821e42c061c5f0</Application>
  <AppVersion>15.0000</AppVersion>
  <DocSecurity>4</DocSecurity>
  <Pages>47</Pages>
  <Words>10379</Words>
  <Characters>64502</Characters>
  <CharactersWithSpaces>74239</CharactersWithSpaces>
  <Paragraphs>576</Paragraphs>
  <Company>PXL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2026-03-18T06:36:00Z</dcterms:created>
  <dc:creator>Caroline Simon</dc:creator>
  <dc:description/>
  <dc:language>en-US</dc:language>
  <cp:lastModifiedBy/>
  <cp:lastPrinted>2014-05-02T17:36:00Z</cp:lastPrinted>
  <dcterms:modified xsi:type="dcterms:W3CDTF">2026-05-17T09:12:23Z</dcterms:modified>
  <cp:revision>1406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0x0101004BE7381143AAD349A22E57E6FE98C367</vt:lpwstr>
  </property>
  <property fmtid="{D5CDD505-2E9C-101B-9397-08002B2CF9AE}" pid="3" name="MSIP_Label_f95379a6-efcb-4855-97e0-03c6be785496_ActionId">
    <vt:lpwstr>ba101663-5629-436b-926b-a2dc7441be00</vt:lpwstr>
  </property>
  <property fmtid="{D5CDD505-2E9C-101B-9397-08002B2CF9AE}" pid="4" name="MSIP_Label_f95379a6-efcb-4855-97e0-03c6be785496_ContentBits">
    <vt:lpwstr>0</vt:lpwstr>
  </property>
  <property fmtid="{D5CDD505-2E9C-101B-9397-08002B2CF9AE}" pid="5" name="MSIP_Label_f95379a6-efcb-4855-97e0-03c6be785496_Enabled">
    <vt:lpwstr>true</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etDate">
    <vt:lpwstr>2024-06-12T11:16:38Z</vt:lpwstr>
  </property>
  <property fmtid="{D5CDD505-2E9C-101B-9397-08002B2CF9AE}" pid="9" name="MSIP_Label_f95379a6-efcb-4855-97e0-03c6be785496_SiteId">
    <vt:lpwstr>0bff66c5-45db-46ed-8b81-87959e069b90</vt:lpwstr>
  </property>
  <property fmtid="{D5CDD505-2E9C-101B-9397-08002B2CF9AE}" pid="10" name="MediaServiceImageTags">
    <vt:lpwstr/>
  </property>
</Properties>
</file>